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A3B5BC" w14:textId="77777777" w:rsidR="000F0CBE" w:rsidRPr="00A3636C" w:rsidRDefault="000F0CBE" w:rsidP="002E56F1">
      <w:pPr>
        <w:spacing w:after="120" w:line="480" w:lineRule="auto"/>
        <w:jc w:val="center"/>
        <w:rPr>
          <w:rFonts w:ascii="Times New Roman" w:hAnsi="Times New Roman"/>
          <w:b/>
          <w:sz w:val="28"/>
          <w:szCs w:val="28"/>
        </w:rPr>
      </w:pPr>
      <w:r>
        <w:rPr>
          <w:rFonts w:ascii="Times New Roman" w:hAnsi="Times New Roman"/>
          <w:b/>
          <w:sz w:val="28"/>
        </w:rPr>
        <w:t>CHAPTER ONE</w:t>
      </w:r>
    </w:p>
    <w:p w14:paraId="7F7FAEEE" w14:textId="0963EB18" w:rsidR="000F0CBE" w:rsidRPr="002E56F1" w:rsidRDefault="00770619" w:rsidP="00106937">
      <w:pPr>
        <w:spacing w:after="240" w:line="480" w:lineRule="auto"/>
        <w:rPr>
          <w:rFonts w:ascii="Times New Roman" w:hAnsi="Times New Roman"/>
          <w:b/>
          <w:sz w:val="28"/>
          <w:szCs w:val="28"/>
        </w:rPr>
      </w:pPr>
      <w:r>
        <w:rPr>
          <w:rFonts w:ascii="Times New Roman" w:hAnsi="Times New Roman"/>
          <w:b/>
          <w:sz w:val="28"/>
        </w:rPr>
        <w:t>1.0</w:t>
      </w:r>
      <w:r w:rsidR="00106937">
        <w:rPr>
          <w:rFonts w:ascii="Times New Roman" w:hAnsi="Times New Roman"/>
          <w:b/>
          <w:sz w:val="28"/>
        </w:rPr>
        <w:tab/>
      </w:r>
      <w:r w:rsidR="00106937">
        <w:rPr>
          <w:rFonts w:ascii="Times New Roman" w:hAnsi="Times New Roman"/>
          <w:b/>
          <w:sz w:val="28"/>
        </w:rPr>
        <w:tab/>
      </w:r>
      <w:r w:rsidR="00106937">
        <w:rPr>
          <w:rFonts w:ascii="Times New Roman" w:hAnsi="Times New Roman"/>
          <w:b/>
          <w:sz w:val="28"/>
        </w:rPr>
        <w:tab/>
      </w:r>
      <w:r w:rsidR="00106937">
        <w:rPr>
          <w:rFonts w:ascii="Times New Roman" w:hAnsi="Times New Roman"/>
          <w:b/>
          <w:sz w:val="28"/>
        </w:rPr>
        <w:tab/>
        <w:t xml:space="preserve">      </w:t>
      </w:r>
      <w:r>
        <w:rPr>
          <w:rFonts w:ascii="Times New Roman" w:hAnsi="Times New Roman"/>
          <w:b/>
          <w:sz w:val="28"/>
        </w:rPr>
        <w:t>INTRODUCTION</w:t>
      </w:r>
    </w:p>
    <w:p w14:paraId="6066E528" w14:textId="77777777" w:rsidR="000F0CBE" w:rsidRPr="00E01FB2" w:rsidRDefault="000F0CBE" w:rsidP="000F0CBE">
      <w:pPr>
        <w:spacing w:after="120" w:line="480" w:lineRule="auto"/>
        <w:ind w:left="540" w:hanging="540"/>
        <w:rPr>
          <w:rFonts w:ascii="Times New Roman" w:hAnsi="Times New Roman"/>
          <w:b/>
          <w:sz w:val="24"/>
          <w:szCs w:val="24"/>
        </w:rPr>
      </w:pPr>
      <w:r>
        <w:rPr>
          <w:rFonts w:ascii="Times New Roman" w:hAnsi="Times New Roman"/>
          <w:b/>
          <w:sz w:val="24"/>
        </w:rPr>
        <w:t>1.1 Background of study</w:t>
      </w:r>
    </w:p>
    <w:p w14:paraId="667223BE" w14:textId="77777777" w:rsidR="000F0CBE" w:rsidRPr="00770619" w:rsidRDefault="000F0CBE" w:rsidP="000F0CBE">
      <w:pPr>
        <w:spacing w:after="120" w:line="480" w:lineRule="auto"/>
        <w:jc w:val="both"/>
        <w:rPr>
          <w:rFonts w:ascii="Times New Roman" w:hAnsi="Times New Roman"/>
          <w:color w:val="000000"/>
          <w:sz w:val="24"/>
          <w:szCs w:val="24"/>
          <w:shd w:val="clear" w:color="auto" w:fill="FFFFFF"/>
        </w:rPr>
      </w:pPr>
      <w:r w:rsidRPr="00770619">
        <w:rPr>
          <w:rFonts w:ascii="Times New Roman" w:hAnsi="Times New Roman"/>
          <w:color w:val="000000"/>
          <w:sz w:val="24"/>
          <w:szCs w:val="24"/>
          <w:shd w:val="clear" w:color="auto" w:fill="FFFFFF"/>
        </w:rPr>
        <w:t>Agriculture has been the leading sector in Nigeria, employing over 35% of the total labour force and contributing significantly to the national Gross Domestic Product (GDP) as at 2023. For the millions of smallholder farmers scattered across the rural communities, access to timely and properly accurate information is critical for ensuring food security and improving livelihoods. This information is spread through Agricultural Extension Services which acts as a common bridge between research institutes and farmers.</w:t>
      </w:r>
    </w:p>
    <w:p w14:paraId="43D225A9" w14:textId="77777777" w:rsidR="000F0CBE" w:rsidRPr="00770619" w:rsidRDefault="000F0CBE" w:rsidP="000F0CBE">
      <w:pPr>
        <w:spacing w:after="120" w:line="480" w:lineRule="auto"/>
        <w:jc w:val="both"/>
        <w:rPr>
          <w:rFonts w:ascii="Times New Roman" w:hAnsi="Times New Roman"/>
          <w:sz w:val="24"/>
          <w:szCs w:val="24"/>
        </w:rPr>
      </w:pPr>
      <w:r w:rsidRPr="00770619">
        <w:rPr>
          <w:rFonts w:ascii="Times New Roman" w:hAnsi="Times New Roman"/>
          <w:color w:val="000000"/>
          <w:sz w:val="24"/>
          <w:szCs w:val="24"/>
          <w:shd w:val="clear" w:color="auto" w:fill="FFFFFF"/>
        </w:rPr>
        <w:t xml:space="preserve">Agricultural Extension was initially focused on using conventional teaching methods to aid the improvement of agriculture. However, traditional extension service model in Nigeria faces severe structural challenges. The ratio of extension agents to farmers </w:t>
      </w:r>
      <w:r w:rsidRPr="00770619">
        <w:rPr>
          <w:rFonts w:ascii="Times New Roman" w:hAnsi="Times New Roman"/>
          <w:sz w:val="24"/>
          <w:szCs w:val="24"/>
        </w:rPr>
        <w:t>is abysmally low, leaving a lot of rural farmers without any professional guidance for entire planting seasons. Without extension services, advances in agricultural knowledge would remain largely inaccessible to rural farmers, limiting the sector’s potential for sustainable development (Adekunle et al., 2023). Furthermore, much of the modern farming manual and agricultural research are documented in English, a language that many rural farmers, who primarily communicate in Nigerian Pidgin or local dialects like Hausa, Igbo, and Yoruba, may find difficult to comprehend. The linguistic barrier, combined with varying levels of literacy, creates a knowledge gap that hinders the adoption of modern agricultural innovations.</w:t>
      </w:r>
    </w:p>
    <w:p w14:paraId="6FFBA4F9" w14:textId="77777777" w:rsidR="000F0CBE" w:rsidRPr="00770619" w:rsidRDefault="000F0CBE" w:rsidP="000F0CBE">
      <w:pPr>
        <w:spacing w:after="120" w:line="480" w:lineRule="auto"/>
        <w:jc w:val="both"/>
        <w:rPr>
          <w:rFonts w:ascii="Times New Roman" w:hAnsi="Times New Roman"/>
          <w:sz w:val="24"/>
          <w:szCs w:val="24"/>
        </w:rPr>
      </w:pPr>
      <w:r w:rsidRPr="00770619">
        <w:rPr>
          <w:rFonts w:ascii="Times New Roman" w:hAnsi="Times New Roman"/>
          <w:sz w:val="24"/>
          <w:szCs w:val="24"/>
        </w:rPr>
        <w:t xml:space="preserve">The emergence of Artificial Intelligence (AI) and Natural Language Processing (NLP) offers a transformative solution to these challenges. Specifically, Retrieval-Augmented Generation </w:t>
      </w:r>
      <w:r w:rsidRPr="00770619">
        <w:rPr>
          <w:rFonts w:ascii="Times New Roman" w:hAnsi="Times New Roman"/>
          <w:sz w:val="24"/>
          <w:szCs w:val="24"/>
        </w:rPr>
        <w:lastRenderedPageBreak/>
        <w:t>(RAG) has revolutionized how information is retrieved by allowing AI models to pull data from a specific, verified knowledge base before generating a response in relation to the retrieved data.</w:t>
      </w:r>
    </w:p>
    <w:p w14:paraId="23F4E9D5" w14:textId="77777777" w:rsidR="000F0CBE" w:rsidRPr="00770619" w:rsidRDefault="000F0CBE" w:rsidP="000F0CBE">
      <w:pPr>
        <w:spacing w:after="120" w:line="480" w:lineRule="auto"/>
        <w:jc w:val="both"/>
        <w:rPr>
          <w:rFonts w:ascii="Times New Roman" w:hAnsi="Times New Roman"/>
          <w:sz w:val="24"/>
          <w:szCs w:val="24"/>
        </w:rPr>
      </w:pPr>
      <w:r w:rsidRPr="00770619">
        <w:rPr>
          <w:rFonts w:ascii="Times New Roman" w:hAnsi="Times New Roman"/>
          <w:sz w:val="24"/>
          <w:szCs w:val="24"/>
        </w:rPr>
        <w:t>Despite the global advancements in AI, most existing agricultural information systems are optimized for the western contexts. There is a notable scarcity of intelligent systems that can actually process or code-switch between English and local dialects while handling data. Therefore, there is an urgent need for a localized, multimodal RAG-based system that can provide real-time and linguistically inclusive support to Nigerian farmers, thereby democratizing access to expert agricultural knowledge.</w:t>
      </w:r>
    </w:p>
    <w:p w14:paraId="05BB5026" w14:textId="77777777" w:rsidR="000F0CBE" w:rsidRPr="00770619" w:rsidRDefault="000F0CBE" w:rsidP="000F0CBE">
      <w:pPr>
        <w:spacing w:after="0" w:line="480" w:lineRule="auto"/>
        <w:jc w:val="both"/>
        <w:rPr>
          <w:rFonts w:ascii="Times New Roman" w:hAnsi="Times New Roman"/>
          <w:sz w:val="24"/>
          <w:szCs w:val="24"/>
        </w:rPr>
      </w:pPr>
    </w:p>
    <w:p w14:paraId="7DFE6504" w14:textId="77777777" w:rsidR="000F0CBE" w:rsidRPr="00770619" w:rsidRDefault="000F0CBE" w:rsidP="000F0CBE">
      <w:pPr>
        <w:spacing w:after="0" w:line="480" w:lineRule="auto"/>
        <w:jc w:val="both"/>
        <w:rPr>
          <w:rFonts w:ascii="Times New Roman" w:hAnsi="Times New Roman"/>
          <w:sz w:val="24"/>
          <w:szCs w:val="24"/>
        </w:rPr>
      </w:pPr>
    </w:p>
    <w:p w14:paraId="237658E5" w14:textId="77777777" w:rsidR="000F0CBE" w:rsidRPr="00A3636C" w:rsidRDefault="000F0CBE" w:rsidP="000F0CBE">
      <w:pPr>
        <w:spacing w:after="120" w:line="480" w:lineRule="auto"/>
        <w:ind w:left="540" w:hanging="540"/>
        <w:rPr>
          <w:rFonts w:ascii="Times New Roman" w:hAnsi="Times New Roman"/>
          <w:b/>
          <w:sz w:val="28"/>
          <w:szCs w:val="28"/>
        </w:rPr>
      </w:pPr>
      <w:r>
        <w:rPr>
          <w:rFonts w:ascii="Times New Roman" w:hAnsi="Times New Roman"/>
          <w:b/>
          <w:sz w:val="24"/>
        </w:rPr>
        <w:t>1.2 Statement of problem</w:t>
      </w:r>
    </w:p>
    <w:p w14:paraId="0E3D0836" w14:textId="77777777" w:rsidR="000F0CBE" w:rsidRPr="00A3636C" w:rsidRDefault="000F0CBE" w:rsidP="000F0CBE">
      <w:pPr>
        <w:spacing w:after="120" w:line="480" w:lineRule="auto"/>
        <w:jc w:val="both"/>
        <w:rPr>
          <w:rFonts w:ascii="Times New Roman" w:hAnsi="Times New Roman"/>
          <w:sz w:val="28"/>
          <w:szCs w:val="28"/>
        </w:rPr>
      </w:pPr>
      <w:r w:rsidRPr="00A3636C">
        <w:rPr>
          <w:rFonts w:ascii="Times New Roman" w:hAnsi="Times New Roman"/>
          <w:sz w:val="24"/>
          <w:szCs w:val="28"/>
        </w:rPr>
        <w:t>The primary challenge hindering the growth of the Nigerian agricultural sector is the disconnect between advanced agricultural research and practical application of that knowledge by small scale farmers. Central to this issue is the collapse of the traditional human-centric extension service model. While the Food and Agriculture Organisation (FAO) recommends a ratio of one extension agent to 800 farmers, Nigeria currently operates with a huge deficit, where a single agent is responsible for over 10,000 farmers. The extreme manpower shortage renders the traditional model of physical farm visits and personalized instructions obsolete, leaving millions of farmers in rural communities without the expert guidance responsible for navigating modern challenges such as climate change, soil degradation and emerging crop diseases.</w:t>
      </w:r>
    </w:p>
    <w:p w14:paraId="5670A9E0" w14:textId="77777777" w:rsidR="000F0CBE" w:rsidRPr="00A3636C" w:rsidRDefault="000F0CBE" w:rsidP="000F0CBE">
      <w:pPr>
        <w:spacing w:after="120" w:line="480" w:lineRule="auto"/>
        <w:jc w:val="both"/>
        <w:rPr>
          <w:rFonts w:ascii="Times New Roman" w:hAnsi="Times New Roman"/>
          <w:sz w:val="28"/>
          <w:szCs w:val="28"/>
        </w:rPr>
      </w:pPr>
      <w:r w:rsidRPr="00A3636C">
        <w:rPr>
          <w:rFonts w:ascii="Times New Roman" w:hAnsi="Times New Roman"/>
          <w:sz w:val="24"/>
          <w:szCs w:val="28"/>
        </w:rPr>
        <w:lastRenderedPageBreak/>
        <w:t>The digital implementation intended to replace these missing human agents has introduced its own set of barriers. Most existing platforms are developed exclusively for formal English alone. Also because these platforms are text-driven, they also fail to account for the varying literacy levels across rural regions, excluding significant portion of the agricultural workforce from the modern information networks. This linguistic mismatch ensures that even when high-quality information is available, it remains inaccessible and unusable for the very people it is intended to empower.</w:t>
      </w:r>
    </w:p>
    <w:p w14:paraId="3B31E14C" w14:textId="77777777" w:rsidR="000F0CBE" w:rsidRPr="00A3636C" w:rsidRDefault="000F0CBE" w:rsidP="000F0CBE">
      <w:pPr>
        <w:spacing w:after="120" w:line="480" w:lineRule="auto"/>
        <w:jc w:val="both"/>
        <w:rPr>
          <w:rFonts w:ascii="Times New Roman" w:hAnsi="Times New Roman"/>
          <w:sz w:val="28"/>
          <w:szCs w:val="28"/>
        </w:rPr>
      </w:pPr>
      <w:r w:rsidRPr="00A3636C">
        <w:rPr>
          <w:rFonts w:ascii="Times New Roman" w:hAnsi="Times New Roman"/>
          <w:sz w:val="24"/>
          <w:szCs w:val="28"/>
        </w:rPr>
        <w:t xml:space="preserve">Beyond the issues of scale and language, current information retrieval systems lack the technical sophistication to handle the reality of crop and livestock farming. Most available bots are unimodal, meaning they can only process text and cannot see the physical reality of a crop. A farmer who discovers a strange pest or a unique discoloration on a leaf lacks the technical vocabulary in English to accurately describe the issue to a text-based system. </w:t>
      </w:r>
      <w:ins w:id="0" w:author="Microsoft Word" w:date="2026-02-17T06:52:00Z">
        <w:r w:rsidRPr="00A3636C">
          <w:rPr>
            <w:rFonts w:ascii="Times New Roman" w:hAnsi="Times New Roman"/>
            <w:sz w:val="28"/>
            <w:szCs w:val="28"/>
          </w:rPr>
          <w:t>Also</w:t>
        </w:r>
      </w:ins>
      <w:r w:rsidRPr="00A3636C">
        <w:rPr>
          <w:rFonts w:ascii="Times New Roman" w:hAnsi="Times New Roman"/>
          <w:sz w:val="24"/>
          <w:szCs w:val="28"/>
        </w:rPr>
        <w:t xml:space="preserve">, standard Artificial Intelligence models often suffer from hallucinations where they generate plausible but factually incorrect advice because they are not grounded in a verified, locally relevant knowledge base. There is therefore a critical need for an intelligent, multimodal system capable of processing images and voice notes in </w:t>
      </w:r>
      <w:ins w:id="1" w:author="Microsoft Word" w:date="2026-02-17T06:52:00Z">
        <w:r w:rsidRPr="00A3636C">
          <w:rPr>
            <w:rFonts w:ascii="Times New Roman" w:hAnsi="Times New Roman"/>
            <w:sz w:val="28"/>
            <w:szCs w:val="28"/>
          </w:rPr>
          <w:t xml:space="preserve">various dialects </w:t>
        </w:r>
      </w:ins>
      <w:r w:rsidRPr="00A3636C">
        <w:rPr>
          <w:rFonts w:ascii="Times New Roman" w:hAnsi="Times New Roman"/>
          <w:sz w:val="24"/>
          <w:szCs w:val="28"/>
        </w:rPr>
        <w:t>that utilizes Retrieval-Augmented Generation (RAG) to provide grounded, expert-level support that is both linguistically inclusive and visually aware.</w:t>
      </w:r>
    </w:p>
    <w:p w14:paraId="039D022C" w14:textId="77777777" w:rsidR="000F0CBE" w:rsidRPr="00A3636C" w:rsidRDefault="000F0CBE" w:rsidP="000F0CBE">
      <w:pPr>
        <w:spacing w:after="0" w:line="480" w:lineRule="auto"/>
        <w:jc w:val="both"/>
        <w:rPr>
          <w:rFonts w:ascii="Times New Roman" w:hAnsi="Times New Roman"/>
          <w:sz w:val="28"/>
          <w:szCs w:val="28"/>
        </w:rPr>
      </w:pPr>
    </w:p>
    <w:p w14:paraId="3968F221" w14:textId="77777777" w:rsidR="000F0CBE" w:rsidRPr="00A3636C" w:rsidRDefault="000F0CBE" w:rsidP="000F0CBE">
      <w:pPr>
        <w:spacing w:after="0" w:line="480" w:lineRule="auto"/>
        <w:jc w:val="both"/>
        <w:rPr>
          <w:rFonts w:ascii="Times New Roman" w:hAnsi="Times New Roman"/>
          <w:sz w:val="28"/>
          <w:szCs w:val="28"/>
        </w:rPr>
      </w:pPr>
    </w:p>
    <w:p w14:paraId="0A1DB2E9" w14:textId="77777777" w:rsidR="000F0CBE" w:rsidRPr="00A3636C" w:rsidRDefault="000F0CBE" w:rsidP="000F0CBE">
      <w:pPr>
        <w:spacing w:after="120" w:line="480" w:lineRule="auto"/>
        <w:ind w:left="540" w:hanging="540"/>
        <w:rPr>
          <w:rFonts w:ascii="Times New Roman" w:hAnsi="Times New Roman"/>
          <w:b/>
          <w:sz w:val="28"/>
          <w:szCs w:val="28"/>
        </w:rPr>
      </w:pPr>
      <w:r>
        <w:rPr>
          <w:rFonts w:ascii="Times New Roman" w:hAnsi="Times New Roman"/>
          <w:b/>
          <w:sz w:val="24"/>
        </w:rPr>
        <w:t>1.3 Motivation of study</w:t>
      </w:r>
    </w:p>
    <w:p w14:paraId="30653CBC" w14:textId="77777777" w:rsidR="000F0CBE" w:rsidRPr="00A3636C" w:rsidRDefault="000F0CBE" w:rsidP="000F0CBE">
      <w:pPr>
        <w:spacing w:after="120" w:line="480" w:lineRule="auto"/>
        <w:jc w:val="both"/>
        <w:rPr>
          <w:rFonts w:ascii="Times New Roman" w:hAnsi="Times New Roman"/>
          <w:sz w:val="28"/>
          <w:szCs w:val="28"/>
        </w:rPr>
      </w:pPr>
      <w:r w:rsidRPr="00A3636C">
        <w:rPr>
          <w:rFonts w:ascii="Times New Roman" w:hAnsi="Times New Roman"/>
          <w:sz w:val="24"/>
          <w:szCs w:val="28"/>
        </w:rPr>
        <w:lastRenderedPageBreak/>
        <w:t>The motivation of this study is deeply rooted in the paradoxical nature of Nigeria’s agricultural sector, which still remains the cornerstone of the economy while simultaneously operating under significant information constraints. As of early 2026, the sector contributes approximately 23% to Nigeria’s Gross Domestic Product (GDP) and employs nearly two-thirds of the national workforce. Despite this immense economic weight, productivity remains far below the required global benchmark, primarily due to critical knowledge gaps that traditional extension services have failed to bridge. The fundamental drive for this research is the realization that while global agricultural practices are being transformed by Artificial Intelligence, the average Nigerian farmer, remains largely disconnected from these technological advancements.</w:t>
      </w:r>
    </w:p>
    <w:p w14:paraId="36D7B298" w14:textId="77777777" w:rsidR="000F0CBE" w:rsidRPr="00A3636C" w:rsidRDefault="000F0CBE" w:rsidP="000F0CBE">
      <w:pPr>
        <w:spacing w:after="0" w:line="480" w:lineRule="auto"/>
        <w:jc w:val="both"/>
        <w:rPr>
          <w:rFonts w:ascii="Times New Roman" w:hAnsi="Times New Roman"/>
          <w:sz w:val="28"/>
          <w:szCs w:val="28"/>
        </w:rPr>
      </w:pPr>
    </w:p>
    <w:p w14:paraId="0BEB30D6" w14:textId="77777777" w:rsidR="000F0CBE" w:rsidRPr="00A3636C" w:rsidRDefault="000F0CBE" w:rsidP="000F0CBE">
      <w:pPr>
        <w:spacing w:after="120" w:line="480" w:lineRule="auto"/>
        <w:jc w:val="both"/>
        <w:rPr>
          <w:rFonts w:ascii="Times New Roman" w:hAnsi="Times New Roman"/>
          <w:sz w:val="28"/>
          <w:szCs w:val="28"/>
        </w:rPr>
      </w:pPr>
      <w:r w:rsidRPr="00A3636C">
        <w:rPr>
          <w:rFonts w:ascii="Times New Roman" w:hAnsi="Times New Roman"/>
          <w:sz w:val="24"/>
          <w:szCs w:val="28"/>
        </w:rPr>
        <w:t>Central to this disconnect is the collapse of the human-led extension model. Current statistics indicate that the extension agent-to-farmer ration has whidened to a much abnormal rate of 1:10,000, a figure that pales the comparison to the FAO recommendation of 1:800. This manpower deficit is compounded bu the fact that over 70% of these smallholder farmers live below the poverty line and face significant literacy barriers, with up to 37% of farmers in certain rural zones having no formal education. The prospect of utilizing Multimodal Retrieval-Augmented Generation offers a compelling technological motivation, it provides a way to bypass the need for physical agents by offering an always-on digital expert that can process and provide grounded and verified advice in real-time.</w:t>
      </w:r>
    </w:p>
    <w:p w14:paraId="58BD3D62" w14:textId="77777777" w:rsidR="000F0CBE" w:rsidRPr="00A3636C" w:rsidRDefault="000F0CBE" w:rsidP="000F0CBE">
      <w:pPr>
        <w:spacing w:after="0" w:line="480" w:lineRule="auto"/>
        <w:jc w:val="both"/>
        <w:rPr>
          <w:rFonts w:ascii="Times New Roman" w:hAnsi="Times New Roman"/>
          <w:sz w:val="28"/>
          <w:szCs w:val="28"/>
        </w:rPr>
      </w:pPr>
    </w:p>
    <w:p w14:paraId="6EE8C8EB" w14:textId="77777777" w:rsidR="000F0CBE" w:rsidRPr="00A3636C" w:rsidRDefault="000F0CBE" w:rsidP="000F0CBE">
      <w:pPr>
        <w:spacing w:after="0" w:line="480" w:lineRule="auto"/>
        <w:jc w:val="both"/>
        <w:rPr>
          <w:rFonts w:ascii="Times New Roman" w:hAnsi="Times New Roman"/>
          <w:sz w:val="28"/>
          <w:szCs w:val="28"/>
        </w:rPr>
      </w:pPr>
    </w:p>
    <w:p w14:paraId="1C7765B8" w14:textId="77777777" w:rsidR="009A2DB9" w:rsidRDefault="009A2DB9" w:rsidP="000F0CBE">
      <w:pPr>
        <w:spacing w:after="120" w:line="480" w:lineRule="auto"/>
        <w:ind w:left="540" w:hanging="540"/>
        <w:rPr>
          <w:rFonts w:ascii="Times New Roman" w:hAnsi="Times New Roman"/>
          <w:b/>
          <w:sz w:val="24"/>
        </w:rPr>
      </w:pPr>
    </w:p>
    <w:p w14:paraId="7370C3EC" w14:textId="75F393BB" w:rsidR="000F0CBE" w:rsidRPr="00A3636C" w:rsidRDefault="000F0CBE" w:rsidP="000F0CBE">
      <w:pPr>
        <w:spacing w:after="120" w:line="480" w:lineRule="auto"/>
        <w:ind w:left="540" w:hanging="540"/>
        <w:rPr>
          <w:rFonts w:ascii="Times New Roman" w:hAnsi="Times New Roman"/>
          <w:b/>
          <w:sz w:val="28"/>
          <w:szCs w:val="28"/>
        </w:rPr>
      </w:pPr>
      <w:r>
        <w:rPr>
          <w:rFonts w:ascii="Times New Roman" w:hAnsi="Times New Roman"/>
          <w:b/>
          <w:sz w:val="24"/>
        </w:rPr>
        <w:lastRenderedPageBreak/>
        <w:t>1.4 Aim and objectives of study</w:t>
      </w:r>
    </w:p>
    <w:p w14:paraId="48192BF2" w14:textId="77777777" w:rsidR="000F0CBE" w:rsidRPr="00A3636C" w:rsidRDefault="000F0CBE" w:rsidP="000F0CBE">
      <w:pPr>
        <w:spacing w:after="120" w:line="480" w:lineRule="auto"/>
        <w:rPr>
          <w:rFonts w:ascii="Times New Roman" w:hAnsi="Times New Roman"/>
          <w:sz w:val="28"/>
          <w:szCs w:val="28"/>
        </w:rPr>
      </w:pPr>
      <w:r>
        <w:rPr>
          <w:rFonts w:ascii="Times New Roman" w:hAnsi="Times New Roman"/>
          <w:b/>
          <w:sz w:val="24"/>
        </w:rPr>
        <w:t>1.4.1 Aim</w:t>
      </w:r>
    </w:p>
    <w:p w14:paraId="08B7BC75" w14:textId="77777777" w:rsidR="000F0CBE" w:rsidRPr="00A3636C" w:rsidRDefault="000F0CBE" w:rsidP="000F0CBE">
      <w:pPr>
        <w:spacing w:after="120" w:line="480" w:lineRule="auto"/>
        <w:jc w:val="both"/>
        <w:rPr>
          <w:rFonts w:ascii="Times New Roman" w:hAnsi="Times New Roman"/>
          <w:sz w:val="28"/>
          <w:szCs w:val="28"/>
        </w:rPr>
      </w:pPr>
      <w:r w:rsidRPr="00A3636C">
        <w:rPr>
          <w:rFonts w:ascii="Times New Roman" w:hAnsi="Times New Roman"/>
          <w:sz w:val="24"/>
          <w:szCs w:val="28"/>
        </w:rPr>
        <w:t>To develop an intelligent, multimodal Retrieval-Augmented Generation based information Retrieval System specifically designed for Nigerian agricultural extension services, capable of providing context-aware support in Nigerian Pidgin and local dialects to enhance the productivity and decision-making of smallholder farmers.</w:t>
      </w:r>
    </w:p>
    <w:p w14:paraId="0BC58A4E" w14:textId="77777777" w:rsidR="000F0CBE" w:rsidRPr="00A3636C" w:rsidRDefault="000F0CBE" w:rsidP="000F0CBE">
      <w:pPr>
        <w:spacing w:after="0" w:line="480" w:lineRule="auto"/>
        <w:jc w:val="both"/>
        <w:rPr>
          <w:rFonts w:ascii="Times New Roman" w:hAnsi="Times New Roman"/>
          <w:sz w:val="28"/>
          <w:szCs w:val="28"/>
        </w:rPr>
      </w:pPr>
    </w:p>
    <w:p w14:paraId="345795D9" w14:textId="77777777" w:rsidR="000F0CBE" w:rsidRPr="002E56F1" w:rsidRDefault="000F0CBE" w:rsidP="000F0CBE">
      <w:pPr>
        <w:spacing w:after="120" w:line="480" w:lineRule="auto"/>
        <w:rPr>
          <w:rFonts w:ascii="Times New Roman" w:hAnsi="Times New Roman"/>
          <w:b/>
          <w:bCs/>
          <w:sz w:val="28"/>
          <w:szCs w:val="28"/>
        </w:rPr>
      </w:pPr>
      <w:r>
        <w:rPr>
          <w:rFonts w:ascii="Times New Roman" w:hAnsi="Times New Roman"/>
          <w:b/>
          <w:sz w:val="24"/>
        </w:rPr>
        <w:t>1.4.2 Objectives</w:t>
      </w:r>
    </w:p>
    <w:p w14:paraId="1F1C7290" w14:textId="77777777" w:rsidR="000F0CBE" w:rsidRPr="00A3636C" w:rsidRDefault="000F0CBE" w:rsidP="000F0CBE">
      <w:pPr>
        <w:spacing w:after="120" w:line="480" w:lineRule="auto"/>
        <w:jc w:val="both"/>
        <w:rPr>
          <w:rFonts w:ascii="Times New Roman" w:hAnsi="Times New Roman"/>
          <w:sz w:val="28"/>
          <w:szCs w:val="28"/>
        </w:rPr>
      </w:pPr>
      <w:r w:rsidRPr="00A3636C">
        <w:rPr>
          <w:rFonts w:ascii="Times New Roman" w:hAnsi="Times New Roman"/>
          <w:sz w:val="24"/>
          <w:szCs w:val="28"/>
        </w:rPr>
        <w:t>The following specific objectives will be pursued to achieve the stated aim above:</w:t>
      </w:r>
    </w:p>
    <w:p w14:paraId="2163B1CA" w14:textId="225F6973" w:rsidR="000F0CBE" w:rsidRPr="00A3636C" w:rsidRDefault="000F0CBE" w:rsidP="000F0CBE">
      <w:pPr>
        <w:numPr>
          <w:ilvl w:val="0"/>
          <w:numId w:val="1"/>
        </w:numPr>
        <w:spacing w:after="120" w:line="480" w:lineRule="auto"/>
        <w:jc w:val="both"/>
        <w:rPr>
          <w:rFonts w:ascii="Times New Roman" w:hAnsi="Times New Roman"/>
          <w:sz w:val="28"/>
          <w:szCs w:val="28"/>
        </w:rPr>
      </w:pPr>
      <w:r w:rsidRPr="00A3636C">
        <w:rPr>
          <w:rFonts w:ascii="Times New Roman" w:hAnsi="Times New Roman"/>
          <w:sz w:val="24"/>
          <w:szCs w:val="28"/>
        </w:rPr>
        <w:t>To curate a</w:t>
      </w:r>
      <w:r w:rsidR="00F06F11" w:rsidRPr="00A3636C">
        <w:rPr>
          <w:rFonts w:ascii="Times New Roman" w:hAnsi="Times New Roman"/>
          <w:sz w:val="24"/>
          <w:szCs w:val="28"/>
        </w:rPr>
        <w:t xml:space="preserve"> verified agricultural knowledge base (crops, pests and management practices) to power the system</w:t>
      </w:r>
    </w:p>
    <w:p w14:paraId="08A8640F" w14:textId="77777777" w:rsidR="00F06F11" w:rsidRPr="00A3636C" w:rsidRDefault="00F06F11" w:rsidP="000F0CBE">
      <w:pPr>
        <w:numPr>
          <w:ilvl w:val="0"/>
          <w:numId w:val="1"/>
        </w:numPr>
        <w:spacing w:after="120" w:line="480" w:lineRule="auto"/>
        <w:jc w:val="both"/>
        <w:rPr>
          <w:rFonts w:ascii="Times New Roman" w:hAnsi="Times New Roman"/>
          <w:sz w:val="28"/>
          <w:szCs w:val="28"/>
          <w:lang w:val="en-GB"/>
        </w:rPr>
      </w:pPr>
      <w:r w:rsidRPr="00A3636C">
        <w:rPr>
          <w:rFonts w:ascii="Times New Roman" w:hAnsi="Times New Roman"/>
          <w:sz w:val="24"/>
          <w:szCs w:val="28"/>
        </w:rPr>
        <w:t>Develop a multimodal pipeline to process crop images and voice inputs in selected Nigerian dialects.</w:t>
      </w:r>
    </w:p>
    <w:p w14:paraId="3F13467A" w14:textId="77777777" w:rsidR="000F0CBE" w:rsidRPr="00A3636C" w:rsidRDefault="00F06F11" w:rsidP="000F0CBE">
      <w:pPr>
        <w:numPr>
          <w:ilvl w:val="0"/>
          <w:numId w:val="1"/>
        </w:numPr>
        <w:spacing w:after="120" w:line="480" w:lineRule="auto"/>
        <w:jc w:val="both"/>
        <w:rPr>
          <w:rFonts w:ascii="Times New Roman" w:hAnsi="Times New Roman"/>
          <w:sz w:val="28"/>
          <w:szCs w:val="28"/>
          <w:lang w:val="en-GB"/>
        </w:rPr>
      </w:pPr>
      <w:r w:rsidRPr="00A3636C">
        <w:rPr>
          <w:rFonts w:ascii="Times New Roman" w:hAnsi="Times New Roman"/>
          <w:sz w:val="24"/>
          <w:szCs w:val="28"/>
          <w:lang w:val="en-GB"/>
        </w:rPr>
        <w:t>Implement a RAG architecture that retrieves relevant data in real time to ensure accurate, grounded responses.</w:t>
      </w:r>
    </w:p>
    <w:p w14:paraId="6183848B" w14:textId="77777777" w:rsidR="000F0CBE" w:rsidRPr="00A3636C" w:rsidRDefault="000F0CBE" w:rsidP="000F0CBE">
      <w:pPr>
        <w:numPr>
          <w:ilvl w:val="0"/>
          <w:numId w:val="1"/>
        </w:numPr>
        <w:spacing w:after="120" w:line="480" w:lineRule="auto"/>
        <w:jc w:val="both"/>
        <w:rPr>
          <w:rFonts w:ascii="Times New Roman" w:hAnsi="Times New Roman"/>
          <w:sz w:val="28"/>
          <w:szCs w:val="28"/>
          <w:lang w:val="en-GB"/>
        </w:rPr>
      </w:pPr>
      <w:r w:rsidRPr="00A3636C">
        <w:rPr>
          <w:rFonts w:ascii="Times New Roman" w:hAnsi="Times New Roman"/>
          <w:sz w:val="24"/>
          <w:szCs w:val="28"/>
          <w:lang w:val="en-GB"/>
        </w:rPr>
        <w:t>To fine-tune a Large Language Model (LLM) for linguistic adaptability</w:t>
      </w:r>
      <w:r w:rsidR="00F06F11" w:rsidRPr="00A3636C">
        <w:rPr>
          <w:rFonts w:ascii="Times New Roman" w:hAnsi="Times New Roman"/>
          <w:sz w:val="24"/>
          <w:szCs w:val="28"/>
          <w:lang w:val="en-GB"/>
        </w:rPr>
        <w:t xml:space="preserve"> and precise technical output.</w:t>
      </w:r>
    </w:p>
    <w:p w14:paraId="0D80BA9E" w14:textId="77777777" w:rsidR="00C0391A" w:rsidRPr="00A3636C" w:rsidRDefault="00C0391A" w:rsidP="00C0391A">
      <w:pPr>
        <w:spacing w:after="0" w:line="480" w:lineRule="auto"/>
        <w:ind w:left="360"/>
        <w:jc w:val="both"/>
        <w:rPr>
          <w:rFonts w:ascii="Times New Roman" w:hAnsi="Times New Roman"/>
          <w:sz w:val="28"/>
          <w:szCs w:val="28"/>
          <w:lang w:val="en-GB"/>
        </w:rPr>
      </w:pPr>
    </w:p>
    <w:p w14:paraId="77252FAC" w14:textId="77777777" w:rsidR="009A2DB9" w:rsidRDefault="009A2DB9" w:rsidP="000F0CBE">
      <w:pPr>
        <w:spacing w:after="120" w:line="480" w:lineRule="auto"/>
        <w:ind w:left="540" w:hanging="540"/>
        <w:rPr>
          <w:rFonts w:ascii="Times New Roman" w:hAnsi="Times New Roman"/>
          <w:b/>
          <w:sz w:val="24"/>
        </w:rPr>
      </w:pPr>
    </w:p>
    <w:p w14:paraId="49133771" w14:textId="77777777" w:rsidR="009A2DB9" w:rsidRDefault="009A2DB9" w:rsidP="000F0CBE">
      <w:pPr>
        <w:spacing w:after="120" w:line="480" w:lineRule="auto"/>
        <w:ind w:left="540" w:hanging="540"/>
        <w:rPr>
          <w:rFonts w:ascii="Times New Roman" w:hAnsi="Times New Roman"/>
          <w:b/>
          <w:sz w:val="24"/>
        </w:rPr>
      </w:pPr>
    </w:p>
    <w:p w14:paraId="7A9565A9" w14:textId="77777777" w:rsidR="009A2DB9" w:rsidRDefault="009A2DB9" w:rsidP="000F0CBE">
      <w:pPr>
        <w:spacing w:after="120" w:line="480" w:lineRule="auto"/>
        <w:ind w:left="540" w:hanging="540"/>
        <w:rPr>
          <w:rFonts w:ascii="Times New Roman" w:hAnsi="Times New Roman"/>
          <w:b/>
          <w:sz w:val="24"/>
        </w:rPr>
      </w:pPr>
    </w:p>
    <w:p w14:paraId="1E83E504" w14:textId="0142CBE9" w:rsidR="000F0CBE" w:rsidRPr="00A3636C" w:rsidRDefault="000F0CBE" w:rsidP="000F0CBE">
      <w:pPr>
        <w:spacing w:after="120" w:line="480" w:lineRule="auto"/>
        <w:ind w:left="540" w:hanging="540"/>
        <w:rPr>
          <w:rFonts w:ascii="Times New Roman" w:hAnsi="Times New Roman"/>
          <w:b/>
          <w:sz w:val="28"/>
          <w:szCs w:val="28"/>
        </w:rPr>
      </w:pPr>
      <w:r>
        <w:rPr>
          <w:rFonts w:ascii="Times New Roman" w:hAnsi="Times New Roman"/>
          <w:b/>
          <w:sz w:val="24"/>
        </w:rPr>
        <w:lastRenderedPageBreak/>
        <w:t>1.5 Rese</w:t>
      </w:r>
      <w:r w:rsidR="009A2DB9">
        <w:rPr>
          <w:rFonts w:ascii="Times New Roman" w:hAnsi="Times New Roman"/>
          <w:b/>
          <w:sz w:val="24"/>
        </w:rPr>
        <w:t>a</w:t>
      </w:r>
      <w:r>
        <w:rPr>
          <w:rFonts w:ascii="Times New Roman" w:hAnsi="Times New Roman"/>
          <w:b/>
          <w:sz w:val="24"/>
        </w:rPr>
        <w:t>rch questions</w:t>
      </w:r>
    </w:p>
    <w:p w14:paraId="44F584F9" w14:textId="77777777" w:rsidR="000F0CBE" w:rsidRPr="00A3636C" w:rsidRDefault="000F0CBE" w:rsidP="000F0CBE">
      <w:pPr>
        <w:numPr>
          <w:ilvl w:val="0"/>
          <w:numId w:val="2"/>
        </w:numPr>
        <w:spacing w:after="120" w:line="480" w:lineRule="auto"/>
        <w:jc w:val="both"/>
        <w:rPr>
          <w:rFonts w:ascii="Times New Roman" w:hAnsi="Times New Roman"/>
          <w:bCs/>
          <w:sz w:val="28"/>
          <w:szCs w:val="28"/>
          <w:lang w:val="en-GB"/>
        </w:rPr>
      </w:pPr>
      <w:r w:rsidRPr="00A3636C">
        <w:rPr>
          <w:rFonts w:ascii="Times New Roman" w:hAnsi="Times New Roman"/>
          <w:b/>
          <w:bCs/>
          <w:sz w:val="24"/>
          <w:szCs w:val="28"/>
          <w:lang w:val="en-GB"/>
        </w:rPr>
        <w:t>Technical Reliability:</w:t>
      </w:r>
      <w:r w:rsidRPr="00A3636C">
        <w:rPr>
          <w:rFonts w:ascii="Times New Roman" w:hAnsi="Times New Roman"/>
          <w:bCs/>
          <w:sz w:val="24"/>
          <w:szCs w:val="28"/>
          <w:lang w:val="en-GB"/>
        </w:rPr>
        <w:t xml:space="preserve"> How effectively can a Retrieval-Augmented Generation (RAG) framework minimize hallucinations and provide factually grounded agricultural advice compared to standard, non-retrieval AI models?</w:t>
      </w:r>
    </w:p>
    <w:p w14:paraId="19FB18FB" w14:textId="77777777" w:rsidR="000F0CBE" w:rsidRPr="00A3636C" w:rsidRDefault="000F0CBE" w:rsidP="000F0CBE">
      <w:pPr>
        <w:numPr>
          <w:ilvl w:val="0"/>
          <w:numId w:val="2"/>
        </w:numPr>
        <w:spacing w:after="120" w:line="480" w:lineRule="auto"/>
        <w:jc w:val="both"/>
        <w:rPr>
          <w:rFonts w:ascii="Times New Roman" w:hAnsi="Times New Roman"/>
          <w:bCs/>
          <w:sz w:val="28"/>
          <w:szCs w:val="28"/>
          <w:lang w:val="en-GB"/>
        </w:rPr>
      </w:pPr>
      <w:r w:rsidRPr="00A3636C">
        <w:rPr>
          <w:rFonts w:ascii="Times New Roman" w:hAnsi="Times New Roman"/>
          <w:b/>
          <w:bCs/>
          <w:sz w:val="24"/>
          <w:szCs w:val="28"/>
          <w:lang w:val="en-GB"/>
        </w:rPr>
        <w:t>Multimodal Integration:</w:t>
      </w:r>
      <w:r w:rsidRPr="00A3636C">
        <w:rPr>
          <w:rFonts w:ascii="Times New Roman" w:hAnsi="Times New Roman"/>
          <w:bCs/>
          <w:sz w:val="24"/>
          <w:szCs w:val="28"/>
          <w:lang w:val="en-GB"/>
        </w:rPr>
        <w:t xml:space="preserve"> To what degree can the system accurately interpret visual data (images of crops) and audio inputs (voice notes in local dialects) to identify agricultural challenges in real-time?</w:t>
      </w:r>
    </w:p>
    <w:p w14:paraId="50FA0476" w14:textId="77777777" w:rsidR="000F0CBE" w:rsidRPr="00A3636C" w:rsidRDefault="000F0CBE" w:rsidP="000F0CBE">
      <w:pPr>
        <w:numPr>
          <w:ilvl w:val="0"/>
          <w:numId w:val="2"/>
        </w:numPr>
        <w:spacing w:after="120" w:line="480" w:lineRule="auto"/>
        <w:jc w:val="both"/>
        <w:rPr>
          <w:rFonts w:ascii="Times New Roman" w:hAnsi="Times New Roman"/>
          <w:bCs/>
          <w:sz w:val="28"/>
          <w:szCs w:val="28"/>
          <w:lang w:val="en-GB"/>
        </w:rPr>
      </w:pPr>
      <w:r w:rsidRPr="00A3636C">
        <w:rPr>
          <w:rFonts w:ascii="Times New Roman" w:hAnsi="Times New Roman"/>
          <w:b/>
          <w:bCs/>
          <w:sz w:val="24"/>
          <w:szCs w:val="28"/>
          <w:lang w:val="en-GB"/>
        </w:rPr>
        <w:t>Linguistic Accuracy:</w:t>
      </w:r>
      <w:r w:rsidRPr="00A3636C">
        <w:rPr>
          <w:rFonts w:ascii="Times New Roman" w:hAnsi="Times New Roman"/>
          <w:bCs/>
          <w:sz w:val="24"/>
          <w:szCs w:val="28"/>
          <w:lang w:val="en-GB"/>
        </w:rPr>
        <w:t xml:space="preserve"> How proficient is the fine-tuned model in translating complex agricultural terminology into Nigerian Pidgin and local dialects without losing the intended technical meaning?</w:t>
      </w:r>
    </w:p>
    <w:p w14:paraId="228A1450" w14:textId="77777777" w:rsidR="000F0CBE" w:rsidRPr="00A3636C" w:rsidRDefault="000F0CBE" w:rsidP="000F0CBE">
      <w:pPr>
        <w:numPr>
          <w:ilvl w:val="0"/>
          <w:numId w:val="2"/>
        </w:numPr>
        <w:spacing w:after="120" w:line="480" w:lineRule="auto"/>
        <w:jc w:val="both"/>
        <w:rPr>
          <w:rFonts w:ascii="Times New Roman" w:hAnsi="Times New Roman"/>
          <w:bCs/>
          <w:sz w:val="28"/>
          <w:szCs w:val="28"/>
          <w:lang w:val="en-GB"/>
        </w:rPr>
      </w:pPr>
      <w:r w:rsidRPr="00A3636C">
        <w:rPr>
          <w:rFonts w:ascii="Times New Roman" w:hAnsi="Times New Roman"/>
          <w:b/>
          <w:bCs/>
          <w:sz w:val="24"/>
          <w:szCs w:val="28"/>
          <w:lang w:val="en-GB"/>
        </w:rPr>
        <w:t>User Accessibility:</w:t>
      </w:r>
      <w:r w:rsidRPr="00A3636C">
        <w:rPr>
          <w:rFonts w:ascii="Times New Roman" w:hAnsi="Times New Roman"/>
          <w:bCs/>
          <w:sz w:val="24"/>
          <w:szCs w:val="28"/>
          <w:lang w:val="en-GB"/>
        </w:rPr>
        <w:t xml:space="preserve"> What is the level of usability and acceptance among smallholder farmers when interacting with a voice-and-image-driven AI system compared to traditional text-based digital tools?</w:t>
      </w:r>
    </w:p>
    <w:p w14:paraId="2639F4B1" w14:textId="77777777" w:rsidR="000F0CBE" w:rsidRPr="00A3636C" w:rsidRDefault="000F0CBE" w:rsidP="000F0CBE">
      <w:pPr>
        <w:numPr>
          <w:ilvl w:val="0"/>
          <w:numId w:val="2"/>
        </w:numPr>
        <w:spacing w:after="120" w:line="480" w:lineRule="auto"/>
        <w:jc w:val="both"/>
        <w:rPr>
          <w:rFonts w:ascii="Times New Roman" w:hAnsi="Times New Roman"/>
          <w:bCs/>
          <w:sz w:val="28"/>
          <w:szCs w:val="28"/>
          <w:lang w:val="en-GB"/>
        </w:rPr>
      </w:pPr>
      <w:r w:rsidRPr="00A3636C">
        <w:rPr>
          <w:rFonts w:ascii="Times New Roman" w:hAnsi="Times New Roman"/>
          <w:b/>
          <w:bCs/>
          <w:sz w:val="24"/>
          <w:szCs w:val="28"/>
          <w:lang w:val="en-GB"/>
        </w:rPr>
        <w:t>Impact on Extension:</w:t>
      </w:r>
      <w:r w:rsidRPr="00A3636C">
        <w:rPr>
          <w:rFonts w:ascii="Times New Roman" w:hAnsi="Times New Roman"/>
          <w:bCs/>
          <w:sz w:val="24"/>
          <w:szCs w:val="28"/>
          <w:lang w:val="en-GB"/>
        </w:rPr>
        <w:t xml:space="preserve"> To what extent can the implementation of this system reduce the information-access gap caused by the current shortage of physical agricultural extension agents in Nigeria?</w:t>
      </w:r>
    </w:p>
    <w:p w14:paraId="68B172B3" w14:textId="77777777" w:rsidR="000F0CBE" w:rsidRDefault="000F0CBE" w:rsidP="009A2DB9">
      <w:pPr>
        <w:spacing w:after="0" w:line="480" w:lineRule="auto"/>
        <w:jc w:val="both"/>
        <w:rPr>
          <w:rFonts w:ascii="Times New Roman" w:hAnsi="Times New Roman"/>
          <w:bCs/>
          <w:sz w:val="28"/>
          <w:szCs w:val="28"/>
          <w:lang w:val="en-GB"/>
        </w:rPr>
      </w:pPr>
    </w:p>
    <w:p w14:paraId="7398DBF5" w14:textId="77777777" w:rsidR="009A2DB9" w:rsidRDefault="009A2DB9" w:rsidP="009A2DB9">
      <w:pPr>
        <w:spacing w:after="0" w:line="480" w:lineRule="auto"/>
        <w:jc w:val="both"/>
        <w:rPr>
          <w:rFonts w:ascii="Times New Roman" w:hAnsi="Times New Roman"/>
          <w:bCs/>
          <w:sz w:val="28"/>
          <w:szCs w:val="28"/>
          <w:lang w:val="en-GB"/>
        </w:rPr>
      </w:pPr>
    </w:p>
    <w:p w14:paraId="5C40F0C2" w14:textId="77777777" w:rsidR="009A2DB9" w:rsidRDefault="009A2DB9" w:rsidP="009A2DB9">
      <w:pPr>
        <w:spacing w:after="0" w:line="480" w:lineRule="auto"/>
        <w:jc w:val="both"/>
        <w:rPr>
          <w:rFonts w:ascii="Times New Roman" w:hAnsi="Times New Roman"/>
          <w:bCs/>
          <w:sz w:val="28"/>
          <w:szCs w:val="28"/>
          <w:lang w:val="en-GB"/>
        </w:rPr>
      </w:pPr>
    </w:p>
    <w:p w14:paraId="266214BE" w14:textId="77777777" w:rsidR="009A2DB9" w:rsidRDefault="009A2DB9" w:rsidP="009A2DB9">
      <w:pPr>
        <w:spacing w:after="0" w:line="480" w:lineRule="auto"/>
        <w:jc w:val="both"/>
        <w:rPr>
          <w:rFonts w:ascii="Times New Roman" w:hAnsi="Times New Roman"/>
          <w:bCs/>
          <w:sz w:val="28"/>
          <w:szCs w:val="28"/>
          <w:lang w:val="en-GB"/>
        </w:rPr>
      </w:pPr>
    </w:p>
    <w:p w14:paraId="0E3486BC" w14:textId="77777777" w:rsidR="009A2DB9" w:rsidRDefault="009A2DB9" w:rsidP="009A2DB9">
      <w:pPr>
        <w:spacing w:after="0" w:line="480" w:lineRule="auto"/>
        <w:jc w:val="both"/>
        <w:rPr>
          <w:rFonts w:ascii="Times New Roman" w:hAnsi="Times New Roman"/>
          <w:bCs/>
          <w:sz w:val="28"/>
          <w:szCs w:val="28"/>
          <w:lang w:val="en-GB"/>
        </w:rPr>
      </w:pPr>
    </w:p>
    <w:p w14:paraId="7A8A2819" w14:textId="77777777" w:rsidR="000F0CBE" w:rsidRPr="00A3636C" w:rsidRDefault="000F0CBE" w:rsidP="009A2DB9">
      <w:pPr>
        <w:spacing w:after="120" w:line="480" w:lineRule="auto"/>
        <w:rPr>
          <w:rFonts w:ascii="Times New Roman" w:hAnsi="Times New Roman"/>
          <w:b/>
          <w:sz w:val="28"/>
          <w:szCs w:val="28"/>
        </w:rPr>
      </w:pPr>
      <w:r>
        <w:rPr>
          <w:rFonts w:ascii="Times New Roman" w:hAnsi="Times New Roman"/>
          <w:b/>
          <w:sz w:val="24"/>
        </w:rPr>
        <w:lastRenderedPageBreak/>
        <w:t>1.6 Scope and limitation of study</w:t>
      </w:r>
    </w:p>
    <w:p w14:paraId="21313694" w14:textId="77777777" w:rsidR="000F0CBE" w:rsidRPr="00AF07F8" w:rsidRDefault="000F0CBE" w:rsidP="000F0CBE">
      <w:pPr>
        <w:spacing w:after="120" w:line="480" w:lineRule="auto"/>
        <w:ind w:left="540" w:hanging="540"/>
        <w:rPr>
          <w:rFonts w:ascii="Times New Roman" w:hAnsi="Times New Roman"/>
          <w:b/>
          <w:bCs/>
          <w:sz w:val="28"/>
          <w:szCs w:val="28"/>
        </w:rPr>
      </w:pPr>
      <w:r>
        <w:rPr>
          <w:rFonts w:ascii="Times New Roman" w:hAnsi="Times New Roman"/>
          <w:b/>
          <w:sz w:val="24"/>
        </w:rPr>
        <w:t>1.6.1 Scope of the study</w:t>
      </w:r>
    </w:p>
    <w:p w14:paraId="78078A07" w14:textId="77777777" w:rsidR="000F0CBE" w:rsidRPr="00A3636C" w:rsidRDefault="000F0CBE" w:rsidP="000F0CBE">
      <w:pPr>
        <w:spacing w:after="120" w:line="480" w:lineRule="auto"/>
        <w:ind w:left="540"/>
        <w:jc w:val="both"/>
        <w:rPr>
          <w:rFonts w:ascii="Times New Roman" w:hAnsi="Times New Roman"/>
          <w:sz w:val="28"/>
          <w:szCs w:val="28"/>
          <w:lang w:val="en-GB"/>
        </w:rPr>
      </w:pPr>
      <w:r w:rsidRPr="00A3636C">
        <w:rPr>
          <w:rFonts w:ascii="Times New Roman" w:hAnsi="Times New Roman"/>
          <w:sz w:val="24"/>
          <w:szCs w:val="28"/>
          <w:lang w:val="en-GB"/>
        </w:rPr>
        <w:t>The scope of this research is centered on the design and implementation of a localized information retrieval system for agricultural extension. Specifically, the study focuses on:</w:t>
      </w:r>
    </w:p>
    <w:p w14:paraId="54472C92" w14:textId="77777777" w:rsidR="000F0CBE" w:rsidRPr="00A3636C" w:rsidRDefault="000F0CBE" w:rsidP="000F0CBE">
      <w:pPr>
        <w:numPr>
          <w:ilvl w:val="0"/>
          <w:numId w:val="3"/>
        </w:numPr>
        <w:spacing w:after="120" w:line="480" w:lineRule="auto"/>
        <w:jc w:val="both"/>
        <w:rPr>
          <w:rFonts w:ascii="Times New Roman" w:hAnsi="Times New Roman"/>
          <w:sz w:val="28"/>
          <w:szCs w:val="28"/>
          <w:lang w:val="en-GB"/>
        </w:rPr>
      </w:pPr>
      <w:r w:rsidRPr="00A3636C">
        <w:rPr>
          <w:rFonts w:ascii="Times New Roman" w:hAnsi="Times New Roman"/>
          <w:b/>
          <w:bCs/>
          <w:sz w:val="24"/>
          <w:szCs w:val="28"/>
          <w:lang w:val="en-GB"/>
        </w:rPr>
        <w:t>Technical Framework:</w:t>
      </w:r>
      <w:r w:rsidRPr="00A3636C">
        <w:rPr>
          <w:rFonts w:ascii="Times New Roman" w:hAnsi="Times New Roman"/>
          <w:sz w:val="24"/>
          <w:szCs w:val="28"/>
          <w:lang w:val="en-GB"/>
        </w:rPr>
        <w:t xml:space="preserve"> The development of a Retrieval-Augmented Generation (RAG) architecture that utilizes a vector database to store and retrieve verified Nigerian agricultural data.</w:t>
      </w:r>
    </w:p>
    <w:p w14:paraId="4985CAF5" w14:textId="77777777" w:rsidR="000F0CBE" w:rsidRPr="00A3636C" w:rsidRDefault="000F0CBE" w:rsidP="000F0CBE">
      <w:pPr>
        <w:numPr>
          <w:ilvl w:val="0"/>
          <w:numId w:val="3"/>
        </w:numPr>
        <w:spacing w:after="120" w:line="480" w:lineRule="auto"/>
        <w:jc w:val="both"/>
        <w:rPr>
          <w:rFonts w:ascii="Times New Roman" w:hAnsi="Times New Roman"/>
          <w:sz w:val="28"/>
          <w:szCs w:val="28"/>
          <w:lang w:val="en-GB"/>
        </w:rPr>
      </w:pPr>
      <w:r w:rsidRPr="00A3636C">
        <w:rPr>
          <w:rFonts w:ascii="Times New Roman" w:hAnsi="Times New Roman"/>
          <w:b/>
          <w:bCs/>
          <w:sz w:val="24"/>
          <w:szCs w:val="28"/>
          <w:lang w:val="en-GB"/>
        </w:rPr>
        <w:t>Modality:</w:t>
      </w:r>
      <w:r w:rsidRPr="00A3636C">
        <w:rPr>
          <w:rFonts w:ascii="Times New Roman" w:hAnsi="Times New Roman"/>
          <w:sz w:val="24"/>
          <w:szCs w:val="28"/>
          <w:lang w:val="en-GB"/>
        </w:rPr>
        <w:t xml:space="preserve"> The system will support multimodal inputs, specifically image uploads for pest/disease identification and voice-to-text processing for queries.</w:t>
      </w:r>
    </w:p>
    <w:p w14:paraId="2CC804C1" w14:textId="77777777" w:rsidR="000F0CBE" w:rsidRPr="00A3636C" w:rsidRDefault="000F0CBE" w:rsidP="000F0CBE">
      <w:pPr>
        <w:numPr>
          <w:ilvl w:val="0"/>
          <w:numId w:val="3"/>
        </w:numPr>
        <w:spacing w:after="120" w:line="480" w:lineRule="auto"/>
        <w:jc w:val="both"/>
        <w:rPr>
          <w:rFonts w:ascii="Times New Roman" w:hAnsi="Times New Roman"/>
          <w:sz w:val="28"/>
          <w:szCs w:val="28"/>
          <w:lang w:val="en-GB"/>
        </w:rPr>
      </w:pPr>
      <w:r w:rsidRPr="00A3636C">
        <w:rPr>
          <w:rFonts w:ascii="Times New Roman" w:hAnsi="Times New Roman"/>
          <w:b/>
          <w:bCs/>
          <w:sz w:val="24"/>
          <w:szCs w:val="28"/>
          <w:lang w:val="en-GB"/>
        </w:rPr>
        <w:t>Linguistic Focus:</w:t>
      </w:r>
      <w:r w:rsidRPr="00A3636C">
        <w:rPr>
          <w:rFonts w:ascii="Times New Roman" w:hAnsi="Times New Roman"/>
          <w:sz w:val="24"/>
          <w:szCs w:val="28"/>
          <w:lang w:val="en-GB"/>
        </w:rPr>
        <w:t xml:space="preserve"> The primary linguistic focus is on Nigerian Pidgin, with secondary support for selected major local dialects (e.g., Hausa, Yoruba, or Igbo) to ensure the system is accessible to non-English speaking farmers.</w:t>
      </w:r>
    </w:p>
    <w:p w14:paraId="106B1B3C" w14:textId="77777777" w:rsidR="000F0CBE" w:rsidRPr="00A3636C" w:rsidRDefault="000F0CBE" w:rsidP="000F0CBE">
      <w:pPr>
        <w:numPr>
          <w:ilvl w:val="0"/>
          <w:numId w:val="3"/>
        </w:numPr>
        <w:spacing w:after="120" w:line="480" w:lineRule="auto"/>
        <w:jc w:val="both"/>
        <w:rPr>
          <w:rFonts w:ascii="Times New Roman" w:hAnsi="Times New Roman"/>
          <w:sz w:val="28"/>
          <w:szCs w:val="28"/>
          <w:lang w:val="en-GB"/>
        </w:rPr>
      </w:pPr>
      <w:r w:rsidRPr="00A3636C">
        <w:rPr>
          <w:rFonts w:ascii="Times New Roman" w:hAnsi="Times New Roman"/>
          <w:b/>
          <w:bCs/>
          <w:sz w:val="24"/>
          <w:szCs w:val="28"/>
          <w:lang w:val="en-GB"/>
        </w:rPr>
        <w:t>Agricultural Domain:</w:t>
      </w:r>
      <w:r w:rsidRPr="00A3636C">
        <w:rPr>
          <w:rFonts w:ascii="Times New Roman" w:hAnsi="Times New Roman"/>
          <w:sz w:val="24"/>
          <w:szCs w:val="28"/>
          <w:lang w:val="en-GB"/>
        </w:rPr>
        <w:t xml:space="preserve"> The knowledge base will be delimited to high-priority Nigerian food crops such as Cassava, Maize, and Rice, covering areas of soil management, pest control, and harvesting techniques.</w:t>
      </w:r>
    </w:p>
    <w:p w14:paraId="78008C55" w14:textId="77777777" w:rsidR="000F0CBE" w:rsidRPr="00A3636C" w:rsidRDefault="000F0CBE" w:rsidP="000F0CBE">
      <w:pPr>
        <w:numPr>
          <w:ilvl w:val="0"/>
          <w:numId w:val="3"/>
        </w:numPr>
        <w:spacing w:after="120" w:line="480" w:lineRule="auto"/>
        <w:jc w:val="both"/>
        <w:rPr>
          <w:rFonts w:ascii="Times New Roman" w:hAnsi="Times New Roman"/>
          <w:sz w:val="28"/>
          <w:szCs w:val="28"/>
          <w:lang w:val="en-GB"/>
        </w:rPr>
      </w:pPr>
      <w:r w:rsidRPr="00A3636C">
        <w:rPr>
          <w:rFonts w:ascii="Times New Roman" w:hAnsi="Times New Roman"/>
          <w:b/>
          <w:bCs/>
          <w:sz w:val="24"/>
          <w:szCs w:val="28"/>
          <w:lang w:val="en-GB"/>
        </w:rPr>
        <w:t>User Interface:</w:t>
      </w:r>
      <w:r w:rsidRPr="00A3636C">
        <w:rPr>
          <w:rFonts w:ascii="Times New Roman" w:hAnsi="Times New Roman"/>
          <w:sz w:val="24"/>
          <w:szCs w:val="28"/>
          <w:lang w:val="en-GB"/>
        </w:rPr>
        <w:t xml:space="preserve"> The development of a user-friendly interface (mobile or web-based) that prioritizes audio-visual interaction over text-heavy navigation.</w:t>
      </w:r>
    </w:p>
    <w:p w14:paraId="48149A48" w14:textId="77777777" w:rsidR="000F0CBE" w:rsidRPr="00A3636C" w:rsidRDefault="000F0CBE" w:rsidP="000F0CBE">
      <w:pPr>
        <w:spacing w:after="120" w:line="480" w:lineRule="auto"/>
        <w:ind w:left="540" w:hanging="540"/>
        <w:rPr>
          <w:rFonts w:ascii="Times New Roman" w:hAnsi="Times New Roman"/>
          <w:b/>
          <w:bCs/>
          <w:sz w:val="28"/>
          <w:szCs w:val="28"/>
          <w:lang w:val="en-GB"/>
        </w:rPr>
      </w:pPr>
      <w:r>
        <w:rPr>
          <w:rFonts w:ascii="Times New Roman" w:hAnsi="Times New Roman"/>
          <w:b/>
          <w:sz w:val="24"/>
        </w:rPr>
        <w:t>1.6.2 Limitations of the study</w:t>
      </w:r>
    </w:p>
    <w:p w14:paraId="596F8A4E" w14:textId="77777777" w:rsidR="000F0CBE" w:rsidRPr="00A3636C" w:rsidRDefault="000F0CBE" w:rsidP="000F0CBE">
      <w:pPr>
        <w:spacing w:after="120" w:line="480" w:lineRule="auto"/>
        <w:ind w:left="540" w:hanging="540"/>
        <w:jc w:val="both"/>
        <w:rPr>
          <w:rFonts w:ascii="Times New Roman" w:hAnsi="Times New Roman"/>
          <w:sz w:val="28"/>
          <w:szCs w:val="28"/>
          <w:lang w:val="en-GB"/>
        </w:rPr>
      </w:pPr>
      <w:r w:rsidRPr="00A3636C">
        <w:rPr>
          <w:rFonts w:ascii="Times New Roman" w:hAnsi="Times New Roman"/>
          <w:sz w:val="24"/>
          <w:szCs w:val="28"/>
          <w:lang w:val="en-GB"/>
        </w:rPr>
        <w:t>Despite the potential of the proposed system, certain limitations are inherent to this research:</w:t>
      </w:r>
    </w:p>
    <w:p w14:paraId="2719BD7C" w14:textId="77777777" w:rsidR="000F0CBE" w:rsidRPr="00A3636C" w:rsidRDefault="000F0CBE" w:rsidP="000F0CBE">
      <w:pPr>
        <w:numPr>
          <w:ilvl w:val="0"/>
          <w:numId w:val="4"/>
        </w:numPr>
        <w:spacing w:after="120" w:line="480" w:lineRule="auto"/>
        <w:jc w:val="both"/>
        <w:rPr>
          <w:rFonts w:ascii="Times New Roman" w:hAnsi="Times New Roman"/>
          <w:sz w:val="28"/>
          <w:szCs w:val="28"/>
          <w:lang w:val="en-GB"/>
        </w:rPr>
      </w:pPr>
      <w:r w:rsidRPr="00A3636C">
        <w:rPr>
          <w:rFonts w:ascii="Times New Roman" w:hAnsi="Times New Roman"/>
          <w:b/>
          <w:bCs/>
          <w:sz w:val="24"/>
          <w:szCs w:val="28"/>
          <w:lang w:val="en-GB"/>
        </w:rPr>
        <w:lastRenderedPageBreak/>
        <w:t>Hardware and Connectivity:</w:t>
      </w:r>
      <w:r w:rsidRPr="00A3636C">
        <w:rPr>
          <w:rFonts w:ascii="Times New Roman" w:hAnsi="Times New Roman"/>
          <w:sz w:val="24"/>
          <w:szCs w:val="28"/>
          <w:lang w:val="en-GB"/>
        </w:rPr>
        <w:t xml:space="preserve"> The system's performance is dependent on internet connectivity for real-time RAG processing. In extremely remote rural areas with zero network coverage, the system’s functionality may be limited unless a specialized edge-computing version is developed, which is beyond the current scope.</w:t>
      </w:r>
    </w:p>
    <w:p w14:paraId="21870E26" w14:textId="77777777" w:rsidR="000F0CBE" w:rsidRPr="00A3636C" w:rsidRDefault="000F0CBE" w:rsidP="000F0CBE">
      <w:pPr>
        <w:numPr>
          <w:ilvl w:val="0"/>
          <w:numId w:val="4"/>
        </w:numPr>
        <w:spacing w:after="120" w:line="480" w:lineRule="auto"/>
        <w:jc w:val="both"/>
        <w:rPr>
          <w:rFonts w:ascii="Times New Roman" w:hAnsi="Times New Roman"/>
          <w:sz w:val="28"/>
          <w:szCs w:val="28"/>
          <w:lang w:val="en-GB"/>
        </w:rPr>
      </w:pPr>
      <w:r w:rsidRPr="00A3636C">
        <w:rPr>
          <w:rFonts w:ascii="Times New Roman" w:hAnsi="Times New Roman"/>
          <w:b/>
          <w:bCs/>
          <w:sz w:val="24"/>
          <w:szCs w:val="28"/>
          <w:lang w:val="en-GB"/>
        </w:rPr>
        <w:t>Dataset Constraints:</w:t>
      </w:r>
      <w:r w:rsidRPr="00A3636C">
        <w:rPr>
          <w:rFonts w:ascii="Times New Roman" w:hAnsi="Times New Roman"/>
          <w:sz w:val="24"/>
          <w:szCs w:val="28"/>
          <w:lang w:val="en-GB"/>
        </w:rPr>
        <w:t xml:space="preserve"> The accuracy of the "Retrieval" component depends on the availability of digitized, high-quality Nigerian agricultural manuals. Gaps in existing digital records for certain niche or indigenous crops may limit the system's knowledge in those specific areas.</w:t>
      </w:r>
    </w:p>
    <w:p w14:paraId="553681F3" w14:textId="77777777" w:rsidR="000F0CBE" w:rsidRPr="00A3636C" w:rsidRDefault="000F0CBE" w:rsidP="000F0CBE">
      <w:pPr>
        <w:numPr>
          <w:ilvl w:val="0"/>
          <w:numId w:val="4"/>
        </w:numPr>
        <w:spacing w:after="120" w:line="480" w:lineRule="auto"/>
        <w:jc w:val="both"/>
        <w:rPr>
          <w:rFonts w:ascii="Times New Roman" w:hAnsi="Times New Roman"/>
          <w:sz w:val="28"/>
          <w:szCs w:val="28"/>
          <w:lang w:val="en-GB"/>
        </w:rPr>
      </w:pPr>
      <w:r w:rsidRPr="00A3636C">
        <w:rPr>
          <w:rFonts w:ascii="Times New Roman" w:hAnsi="Times New Roman"/>
          <w:b/>
          <w:bCs/>
          <w:sz w:val="24"/>
          <w:szCs w:val="28"/>
          <w:lang w:val="en-GB"/>
        </w:rPr>
        <w:t>Linguistic Nuances:</w:t>
      </w:r>
      <w:r w:rsidRPr="00A3636C">
        <w:rPr>
          <w:rFonts w:ascii="Times New Roman" w:hAnsi="Times New Roman"/>
          <w:sz w:val="24"/>
          <w:szCs w:val="28"/>
          <w:lang w:val="en-GB"/>
        </w:rPr>
        <w:t xml:space="preserve"> While the system aims to support local dialects, the vast diversity of sub-dialects and regional accents in Nigeria may pose a challenge for 100% accuracy in voice recognition without extensive, long</w:t>
      </w:r>
      <w:r w:rsidRPr="00A3636C">
        <w:rPr>
          <w:rFonts w:ascii="Times New Roman" w:hAnsi="Times New Roman"/>
          <w:sz w:val="24"/>
          <w:szCs w:val="28"/>
          <w:lang w:val="en-GB"/>
        </w:rPr>
        <w:tab/>
        <w:t>-term training data.</w:t>
      </w:r>
    </w:p>
    <w:p w14:paraId="27241F52" w14:textId="77777777" w:rsidR="000F0CBE" w:rsidRPr="00A3636C" w:rsidRDefault="000F0CBE" w:rsidP="000F0CBE">
      <w:pPr>
        <w:numPr>
          <w:ilvl w:val="0"/>
          <w:numId w:val="4"/>
        </w:numPr>
        <w:spacing w:after="120" w:line="480" w:lineRule="auto"/>
        <w:jc w:val="both"/>
        <w:rPr>
          <w:rFonts w:ascii="Times New Roman" w:hAnsi="Times New Roman"/>
          <w:sz w:val="28"/>
          <w:szCs w:val="28"/>
          <w:lang w:val="en-GB"/>
        </w:rPr>
      </w:pPr>
      <w:r w:rsidRPr="00A3636C">
        <w:rPr>
          <w:rFonts w:ascii="Times New Roman" w:hAnsi="Times New Roman"/>
          <w:b/>
          <w:bCs/>
          <w:sz w:val="24"/>
          <w:szCs w:val="28"/>
          <w:lang w:val="en-GB"/>
        </w:rPr>
        <w:t>Processing Latency:</w:t>
      </w:r>
      <w:r w:rsidRPr="00A3636C">
        <w:rPr>
          <w:rFonts w:ascii="Times New Roman" w:hAnsi="Times New Roman"/>
          <w:sz w:val="24"/>
          <w:szCs w:val="28"/>
          <w:lang w:val="en-GB"/>
        </w:rPr>
        <w:t xml:space="preserve"> Because multimodal RAG requires significant computational power for image and audio processing, users on low-end mobile devices may experience slight delays in response generation compared to high-end hardware.</w:t>
      </w:r>
    </w:p>
    <w:p w14:paraId="2FD250AD" w14:textId="77777777" w:rsidR="000F0CBE" w:rsidRPr="00A3636C" w:rsidRDefault="000F0CBE" w:rsidP="000F0CBE">
      <w:pPr>
        <w:spacing w:after="0" w:line="480" w:lineRule="auto"/>
        <w:ind w:left="540" w:hanging="540"/>
        <w:jc w:val="both"/>
        <w:rPr>
          <w:rFonts w:ascii="Times New Roman" w:hAnsi="Times New Roman"/>
          <w:sz w:val="28"/>
          <w:szCs w:val="28"/>
          <w:lang w:val="en-GB"/>
        </w:rPr>
      </w:pPr>
    </w:p>
    <w:p w14:paraId="326DC60E" w14:textId="77777777" w:rsidR="000F0CBE" w:rsidRPr="00A3636C" w:rsidRDefault="000F0CBE" w:rsidP="000F0CBE">
      <w:pPr>
        <w:spacing w:after="120" w:line="480" w:lineRule="auto"/>
        <w:ind w:left="540" w:hanging="540"/>
        <w:rPr>
          <w:rFonts w:ascii="Times New Roman" w:hAnsi="Times New Roman"/>
          <w:b/>
          <w:sz w:val="28"/>
          <w:szCs w:val="28"/>
        </w:rPr>
      </w:pPr>
      <w:r>
        <w:rPr>
          <w:rFonts w:ascii="Times New Roman" w:hAnsi="Times New Roman"/>
          <w:b/>
          <w:sz w:val="24"/>
        </w:rPr>
        <w:t>1.7 Significance of study</w:t>
      </w:r>
    </w:p>
    <w:p w14:paraId="3853CC52" w14:textId="77777777" w:rsidR="000F0CBE" w:rsidRPr="00A3636C" w:rsidRDefault="000F0CBE" w:rsidP="000F0CBE">
      <w:pPr>
        <w:spacing w:after="120" w:line="480" w:lineRule="auto"/>
        <w:jc w:val="both"/>
        <w:rPr>
          <w:rFonts w:ascii="Times New Roman" w:hAnsi="Times New Roman"/>
          <w:sz w:val="28"/>
          <w:szCs w:val="28"/>
        </w:rPr>
      </w:pPr>
      <w:r w:rsidRPr="00A3636C">
        <w:rPr>
          <w:rFonts w:ascii="Times New Roman" w:hAnsi="Times New Roman"/>
          <w:sz w:val="24"/>
          <w:szCs w:val="28"/>
        </w:rPr>
        <w:t>The significance of this study is focused on the potential to revolutionize the delivery of agricultural extension services in Nigeria by leveraging advanced AI to bypass traditional barriers of language, literacy, and manpower. It offers the following benefits to the stakeholders below:</w:t>
      </w:r>
    </w:p>
    <w:p w14:paraId="01D23957" w14:textId="77777777" w:rsidR="000F0CBE" w:rsidRPr="00A3636C" w:rsidRDefault="000F0CBE" w:rsidP="000F0CBE">
      <w:pPr>
        <w:numPr>
          <w:ilvl w:val="0"/>
          <w:numId w:val="5"/>
        </w:numPr>
        <w:spacing w:after="120" w:line="480" w:lineRule="auto"/>
        <w:jc w:val="both"/>
        <w:rPr>
          <w:rFonts w:ascii="Times New Roman" w:hAnsi="Times New Roman"/>
          <w:sz w:val="28"/>
          <w:szCs w:val="28"/>
        </w:rPr>
      </w:pPr>
      <w:r w:rsidRPr="00A3636C">
        <w:rPr>
          <w:rFonts w:ascii="Times New Roman" w:hAnsi="Times New Roman"/>
          <w:sz w:val="24"/>
          <w:szCs w:val="28"/>
        </w:rPr>
        <w:t xml:space="preserve">To smallholder farmers: They serve as the primary beneficiaries of this study, The implementation of first a multimodal system allows farmers to access expert </w:t>
      </w:r>
      <w:r w:rsidRPr="00A3636C">
        <w:rPr>
          <w:rFonts w:ascii="Times New Roman" w:hAnsi="Times New Roman"/>
          <w:sz w:val="24"/>
          <w:szCs w:val="28"/>
        </w:rPr>
        <w:lastRenderedPageBreak/>
        <w:t>agricultural advice regardless of literacy levels. By using voice inputs and image detection functions on their crop produce, they can receive immediate, grounded solutions to various issues which plague the agricultural system. This empowerment will improve yield and reduce crop wastage and also direct increase in household income and food security.</w:t>
      </w:r>
    </w:p>
    <w:p w14:paraId="78EE6005" w14:textId="77777777" w:rsidR="000F0CBE" w:rsidRPr="00A3636C" w:rsidRDefault="000F0CBE" w:rsidP="000F0CBE">
      <w:pPr>
        <w:numPr>
          <w:ilvl w:val="0"/>
          <w:numId w:val="5"/>
        </w:numPr>
        <w:spacing w:after="120" w:line="480" w:lineRule="auto"/>
        <w:jc w:val="both"/>
        <w:rPr>
          <w:rFonts w:ascii="Times New Roman" w:hAnsi="Times New Roman"/>
          <w:sz w:val="28"/>
          <w:szCs w:val="28"/>
        </w:rPr>
      </w:pPr>
      <w:r w:rsidRPr="00A3636C">
        <w:rPr>
          <w:rFonts w:ascii="Times New Roman" w:hAnsi="Times New Roman"/>
          <w:sz w:val="24"/>
          <w:szCs w:val="28"/>
        </w:rPr>
        <w:t>To the federal Ministry of Agriculture and agricultural agencies: Given the current deficit in agricultural extension agents, this study can aid in handling routine inquiries and basic diagnostic tasks, allowing the limited number of human agents to focus on high-level interventions. It also provides agencies with a digital infrastructure to easily roll out new research findings and government policies to rural areas instantly.</w:t>
      </w:r>
    </w:p>
    <w:p w14:paraId="6BE6A078" w14:textId="77777777" w:rsidR="000F0CBE" w:rsidRPr="00A3636C" w:rsidRDefault="000F0CBE" w:rsidP="000F0CBE">
      <w:pPr>
        <w:numPr>
          <w:ilvl w:val="0"/>
          <w:numId w:val="5"/>
        </w:numPr>
        <w:spacing w:after="120" w:line="480" w:lineRule="auto"/>
        <w:jc w:val="both"/>
        <w:rPr>
          <w:rFonts w:ascii="Times New Roman" w:hAnsi="Times New Roman"/>
          <w:sz w:val="28"/>
          <w:szCs w:val="28"/>
        </w:rPr>
      </w:pPr>
      <w:r w:rsidRPr="00A3636C">
        <w:rPr>
          <w:rFonts w:ascii="Times New Roman" w:hAnsi="Times New Roman"/>
          <w:sz w:val="24"/>
          <w:szCs w:val="28"/>
        </w:rPr>
        <w:t>To the academic and research community: This study contributes to the filed of Computer Science by exploring the domestication of Large Language Models (LLMs) for low resource languages and dialects, providing a framework for implementing RAG operations in a localized domain.</w:t>
      </w:r>
    </w:p>
    <w:p w14:paraId="09A707B8" w14:textId="77777777" w:rsidR="000F0CBE" w:rsidRPr="00A3636C" w:rsidRDefault="000F0CBE" w:rsidP="000F0CBE">
      <w:pPr>
        <w:numPr>
          <w:ilvl w:val="0"/>
          <w:numId w:val="5"/>
        </w:numPr>
        <w:spacing w:after="120" w:line="480" w:lineRule="auto"/>
        <w:jc w:val="both"/>
        <w:rPr>
          <w:rFonts w:ascii="Times New Roman" w:hAnsi="Times New Roman"/>
          <w:sz w:val="28"/>
          <w:szCs w:val="28"/>
        </w:rPr>
      </w:pPr>
      <w:r w:rsidRPr="00A3636C">
        <w:rPr>
          <w:rFonts w:ascii="Times New Roman" w:hAnsi="Times New Roman"/>
          <w:sz w:val="24"/>
          <w:szCs w:val="28"/>
        </w:rPr>
        <w:t>To the Nigerian Economy: This study promotes digital inclusion ensuring that rural population who are mostly left behind by digital revolution is integrated into modern knowledge economy through a well known medium that respects their linguistic identity.</w:t>
      </w:r>
    </w:p>
    <w:p w14:paraId="67DFD583" w14:textId="77777777" w:rsidR="000F0CBE" w:rsidRPr="00A3636C" w:rsidRDefault="000F0CBE" w:rsidP="000F0CBE">
      <w:pPr>
        <w:spacing w:after="0" w:line="480" w:lineRule="auto"/>
        <w:jc w:val="both"/>
        <w:rPr>
          <w:rFonts w:ascii="Times New Roman" w:hAnsi="Times New Roman"/>
          <w:sz w:val="28"/>
          <w:szCs w:val="28"/>
        </w:rPr>
      </w:pPr>
    </w:p>
    <w:p w14:paraId="505BED8E" w14:textId="77777777" w:rsidR="000F0CBE" w:rsidRPr="00A3636C" w:rsidRDefault="000F0CBE" w:rsidP="000F0CBE">
      <w:pPr>
        <w:spacing w:after="120" w:line="480" w:lineRule="auto"/>
        <w:rPr>
          <w:rFonts w:ascii="Times New Roman" w:hAnsi="Times New Roman"/>
          <w:b/>
          <w:sz w:val="28"/>
          <w:szCs w:val="28"/>
          <w:lang w:val="en-GB"/>
        </w:rPr>
      </w:pPr>
      <w:r>
        <w:rPr>
          <w:rFonts w:ascii="Times New Roman" w:hAnsi="Times New Roman"/>
          <w:b/>
          <w:sz w:val="24"/>
        </w:rPr>
        <w:t>1.8 Organization of study</w:t>
      </w:r>
    </w:p>
    <w:p w14:paraId="71B54D4E" w14:textId="77777777" w:rsidR="000F0CBE" w:rsidRPr="00A3636C" w:rsidRDefault="000F0CBE" w:rsidP="000F0CBE">
      <w:pPr>
        <w:spacing w:after="120" w:line="480" w:lineRule="auto"/>
        <w:jc w:val="both"/>
        <w:rPr>
          <w:rFonts w:ascii="Times New Roman" w:hAnsi="Times New Roman"/>
          <w:sz w:val="28"/>
          <w:szCs w:val="28"/>
        </w:rPr>
      </w:pPr>
      <w:r w:rsidRPr="00A3636C">
        <w:rPr>
          <w:rFonts w:ascii="Times New Roman" w:hAnsi="Times New Roman"/>
          <w:sz w:val="24"/>
          <w:szCs w:val="28"/>
        </w:rPr>
        <w:t>The research is structured into five chapters. Chapter one provides the foundational framework,</w:t>
      </w:r>
    </w:p>
    <w:p w14:paraId="536398AE" w14:textId="77777777" w:rsidR="000F0CBE" w:rsidRPr="00A3636C" w:rsidRDefault="000F0CBE" w:rsidP="000F0CBE">
      <w:pPr>
        <w:spacing w:after="120" w:line="480" w:lineRule="auto"/>
        <w:jc w:val="both"/>
        <w:rPr>
          <w:rFonts w:ascii="Times New Roman" w:hAnsi="Times New Roman"/>
          <w:sz w:val="28"/>
          <w:szCs w:val="28"/>
        </w:rPr>
      </w:pPr>
      <w:r w:rsidRPr="00A3636C">
        <w:rPr>
          <w:rFonts w:ascii="Times New Roman" w:hAnsi="Times New Roman"/>
          <w:sz w:val="24"/>
          <w:szCs w:val="28"/>
        </w:rPr>
        <w:lastRenderedPageBreak/>
        <w:t>detailing the background, problem statement, aim and objectives. Chapter two presents a comprehensive review of related works, exploring existing literature on the Agricultural Extension Service in Nigeria, Retrieval-Augmented Generation (RAG), and Large Language Models (LLMs) to identify current technical gaps.</w:t>
      </w:r>
    </w:p>
    <w:p w14:paraId="2EE5220E" w14:textId="77777777" w:rsidR="00590812" w:rsidRPr="00A3636C" w:rsidRDefault="000F0CBE" w:rsidP="000F0CBE">
      <w:pPr>
        <w:spacing w:after="120" w:line="480" w:lineRule="auto"/>
        <w:jc w:val="both"/>
        <w:rPr>
          <w:rFonts w:ascii="Times New Roman" w:hAnsi="Times New Roman"/>
          <w:sz w:val="28"/>
          <w:szCs w:val="28"/>
        </w:rPr>
      </w:pPr>
      <w:r w:rsidRPr="00A3636C">
        <w:rPr>
          <w:rFonts w:ascii="Times New Roman" w:hAnsi="Times New Roman"/>
          <w:sz w:val="24"/>
          <w:szCs w:val="28"/>
        </w:rPr>
        <w:t>Chapter three specifies the research methodology, outlining the system design, the architectural framework of the multimodal RAG pipeline, and the processes for curating the knowledge base. Chapter four focuses on system implementation and evaluation, presenting an analysis of the results obtained. Finally, chapter five provides a summary of findings, the conclustion of the research, and the recommendations for future improvements to Artificial Intelligence driven agricultural tools in Nigeria.</w:t>
      </w:r>
    </w:p>
    <w:p w14:paraId="27583A92" w14:textId="77777777" w:rsidR="00590812" w:rsidRPr="00A3636C" w:rsidRDefault="00590812" w:rsidP="000F0CBE">
      <w:pPr>
        <w:spacing w:after="0" w:line="480" w:lineRule="auto"/>
        <w:jc w:val="both"/>
        <w:rPr>
          <w:rFonts w:ascii="Times New Roman" w:hAnsi="Times New Roman"/>
          <w:sz w:val="28"/>
          <w:szCs w:val="28"/>
        </w:rPr>
      </w:pPr>
    </w:p>
    <w:p w14:paraId="0B56C04B" w14:textId="77777777" w:rsidR="009A2DB9" w:rsidRDefault="009A2DB9" w:rsidP="00590812">
      <w:pPr>
        <w:spacing w:after="120" w:line="480" w:lineRule="auto"/>
        <w:jc w:val="center"/>
        <w:rPr>
          <w:rFonts w:ascii="Times New Roman" w:hAnsi="Times New Roman"/>
          <w:b/>
          <w:sz w:val="28"/>
        </w:rPr>
      </w:pPr>
    </w:p>
    <w:p w14:paraId="3218693C" w14:textId="77777777" w:rsidR="009A2DB9" w:rsidRDefault="009A2DB9" w:rsidP="00590812">
      <w:pPr>
        <w:spacing w:after="120" w:line="480" w:lineRule="auto"/>
        <w:jc w:val="center"/>
        <w:rPr>
          <w:rFonts w:ascii="Times New Roman" w:hAnsi="Times New Roman"/>
          <w:b/>
          <w:sz w:val="28"/>
        </w:rPr>
      </w:pPr>
    </w:p>
    <w:p w14:paraId="612C70B4" w14:textId="77777777" w:rsidR="009A2DB9" w:rsidRDefault="009A2DB9" w:rsidP="00590812">
      <w:pPr>
        <w:spacing w:after="120" w:line="480" w:lineRule="auto"/>
        <w:jc w:val="center"/>
        <w:rPr>
          <w:rFonts w:ascii="Times New Roman" w:hAnsi="Times New Roman"/>
          <w:b/>
          <w:sz w:val="28"/>
        </w:rPr>
      </w:pPr>
    </w:p>
    <w:p w14:paraId="11304988" w14:textId="77777777" w:rsidR="009A2DB9" w:rsidRDefault="009A2DB9" w:rsidP="00590812">
      <w:pPr>
        <w:spacing w:after="120" w:line="480" w:lineRule="auto"/>
        <w:jc w:val="center"/>
        <w:rPr>
          <w:rFonts w:ascii="Times New Roman" w:hAnsi="Times New Roman"/>
          <w:b/>
          <w:sz w:val="28"/>
        </w:rPr>
      </w:pPr>
    </w:p>
    <w:p w14:paraId="7EBF24D1" w14:textId="77777777" w:rsidR="009A2DB9" w:rsidRDefault="009A2DB9" w:rsidP="00590812">
      <w:pPr>
        <w:spacing w:after="120" w:line="480" w:lineRule="auto"/>
        <w:jc w:val="center"/>
        <w:rPr>
          <w:rFonts w:ascii="Times New Roman" w:hAnsi="Times New Roman"/>
          <w:b/>
          <w:sz w:val="28"/>
        </w:rPr>
      </w:pPr>
    </w:p>
    <w:p w14:paraId="0D958F7A" w14:textId="77777777" w:rsidR="009A2DB9" w:rsidRDefault="009A2DB9" w:rsidP="00590812">
      <w:pPr>
        <w:spacing w:after="120" w:line="480" w:lineRule="auto"/>
        <w:jc w:val="center"/>
        <w:rPr>
          <w:rFonts w:ascii="Times New Roman" w:hAnsi="Times New Roman"/>
          <w:b/>
          <w:sz w:val="28"/>
        </w:rPr>
      </w:pPr>
    </w:p>
    <w:p w14:paraId="5507F5C5" w14:textId="77777777" w:rsidR="009A2DB9" w:rsidRDefault="009A2DB9" w:rsidP="00590812">
      <w:pPr>
        <w:spacing w:after="120" w:line="480" w:lineRule="auto"/>
        <w:jc w:val="center"/>
        <w:rPr>
          <w:rFonts w:ascii="Times New Roman" w:hAnsi="Times New Roman"/>
          <w:b/>
          <w:sz w:val="28"/>
        </w:rPr>
      </w:pPr>
    </w:p>
    <w:p w14:paraId="3583FBDF" w14:textId="77777777" w:rsidR="009A2DB9" w:rsidRDefault="009A2DB9" w:rsidP="00590812">
      <w:pPr>
        <w:spacing w:after="120" w:line="480" w:lineRule="auto"/>
        <w:jc w:val="center"/>
        <w:rPr>
          <w:rFonts w:ascii="Times New Roman" w:hAnsi="Times New Roman"/>
          <w:b/>
          <w:sz w:val="28"/>
        </w:rPr>
      </w:pPr>
    </w:p>
    <w:p w14:paraId="11C9F1F8" w14:textId="77777777" w:rsidR="009A2DB9" w:rsidRDefault="009A2DB9" w:rsidP="00590812">
      <w:pPr>
        <w:spacing w:after="120" w:line="480" w:lineRule="auto"/>
        <w:jc w:val="center"/>
        <w:rPr>
          <w:rFonts w:ascii="Times New Roman" w:hAnsi="Times New Roman"/>
          <w:b/>
          <w:sz w:val="28"/>
        </w:rPr>
      </w:pPr>
    </w:p>
    <w:p w14:paraId="7ECBB173" w14:textId="0B545EF6" w:rsidR="00590812" w:rsidRPr="00A3636C" w:rsidRDefault="00590812" w:rsidP="00590812">
      <w:pPr>
        <w:spacing w:after="120" w:line="480" w:lineRule="auto"/>
        <w:jc w:val="center"/>
        <w:rPr>
          <w:rFonts w:ascii="Times New Roman" w:hAnsi="Times New Roman"/>
          <w:b/>
          <w:bCs/>
          <w:sz w:val="28"/>
          <w:szCs w:val="28"/>
        </w:rPr>
      </w:pPr>
      <w:r>
        <w:rPr>
          <w:rFonts w:ascii="Times New Roman" w:hAnsi="Times New Roman"/>
          <w:b/>
          <w:sz w:val="28"/>
        </w:rPr>
        <w:lastRenderedPageBreak/>
        <w:t>CHAPTER TWO</w:t>
      </w:r>
    </w:p>
    <w:p w14:paraId="676394BE" w14:textId="083EEA55" w:rsidR="00590812" w:rsidRPr="00A3636C" w:rsidRDefault="00590812" w:rsidP="00106937">
      <w:pPr>
        <w:spacing w:after="240" w:line="480" w:lineRule="auto"/>
        <w:rPr>
          <w:rFonts w:ascii="Times New Roman" w:hAnsi="Times New Roman"/>
          <w:b/>
          <w:bCs/>
          <w:sz w:val="28"/>
          <w:szCs w:val="28"/>
        </w:rPr>
      </w:pPr>
      <w:r>
        <w:rPr>
          <w:rFonts w:ascii="Times New Roman" w:hAnsi="Times New Roman"/>
          <w:b/>
          <w:sz w:val="28"/>
        </w:rPr>
        <w:t>2.0</w:t>
      </w:r>
      <w:r w:rsidR="00106937">
        <w:rPr>
          <w:rFonts w:ascii="Times New Roman" w:hAnsi="Times New Roman"/>
          <w:b/>
          <w:sz w:val="28"/>
        </w:rPr>
        <w:tab/>
      </w:r>
      <w:r w:rsidR="00106937">
        <w:rPr>
          <w:rFonts w:ascii="Times New Roman" w:hAnsi="Times New Roman"/>
          <w:b/>
          <w:sz w:val="28"/>
        </w:rPr>
        <w:tab/>
      </w:r>
      <w:r w:rsidR="00106937">
        <w:rPr>
          <w:rFonts w:ascii="Times New Roman" w:hAnsi="Times New Roman"/>
          <w:b/>
          <w:sz w:val="28"/>
        </w:rPr>
        <w:tab/>
      </w:r>
      <w:r w:rsidR="00106937">
        <w:rPr>
          <w:rFonts w:ascii="Times New Roman" w:hAnsi="Times New Roman"/>
          <w:b/>
          <w:sz w:val="28"/>
        </w:rPr>
        <w:tab/>
      </w:r>
      <w:r>
        <w:rPr>
          <w:rFonts w:ascii="Times New Roman" w:hAnsi="Times New Roman"/>
          <w:b/>
          <w:sz w:val="28"/>
        </w:rPr>
        <w:t>LITERATURE REVIEW</w:t>
      </w:r>
    </w:p>
    <w:p w14:paraId="724E228C" w14:textId="77777777" w:rsidR="00590812" w:rsidRPr="00A3636C" w:rsidRDefault="00590812" w:rsidP="00590812">
      <w:pPr>
        <w:spacing w:after="120" w:line="480" w:lineRule="auto"/>
        <w:jc w:val="both"/>
        <w:rPr>
          <w:rFonts w:ascii="Times New Roman" w:hAnsi="Times New Roman"/>
          <w:sz w:val="28"/>
          <w:szCs w:val="28"/>
        </w:rPr>
      </w:pPr>
      <w:r w:rsidRPr="00A3636C">
        <w:rPr>
          <w:rFonts w:ascii="Times New Roman" w:hAnsi="Times New Roman"/>
          <w:sz w:val="24"/>
          <w:szCs w:val="28"/>
        </w:rPr>
        <w:t xml:space="preserve">The convergence of artificial intelligence, information retrieval, and agricultural extension services offers significant potential for addressing global food security challenges. As the global population is projected to reach nearly 10 billion by 2050, the efficient dissemination of agricultural knowledge has become increasingly vital. Traditional agricultural extension services, which act as intermediaries between research institutions and farmers, encounter persistent challenges such as language barriers, insufficient staffing, and the difficulty of provide the challenge of delivering personalized guidance to millions of smallholder farmers worldwide (Tzachor, Devare, Richards, Pypers, and Ghosh, 2023). The advent of Large Language Models (LLMs) and Retrieval-Augmented Generation (RAG) frameworks introduces opportunities to transform how, particularly for speakers of local dialects and under-resourced languages. Extension services continue to play a crucial role in agricultural development across many low- and middle-income countries, serving as essential links between research and practical farming.However, such services often operate at disadvantageous extension worker:farmer ratios. Some provinces have ratios as extreme as 1: 3,000 while a ratio of 1:400 is recommended (High, Singh, and Nemes, 2026). These gaps in capacity point to the necessity for technological solutions that can supplement extension capacity, while still remaining relevant and easily-understood by farmers. Recent progress in intelligent information retrieval systems able to answer farmers' questions in their local languages and supporting rich multimodal inputs and outputs like text, images, and audio would allow for such a service. Recursive attention-graph (RAG) systems can improve the performance of LLMs by anchoring their predictions to information found in external </w:t>
      </w:r>
      <w:r w:rsidRPr="00A3636C">
        <w:rPr>
          <w:rFonts w:ascii="Times New Roman" w:hAnsi="Times New Roman"/>
          <w:sz w:val="24"/>
          <w:szCs w:val="28"/>
        </w:rPr>
        <w:lastRenderedPageBreak/>
        <w:t xml:space="preserve">knowledge bases. Traditional LLMs can only access information that they were trained on; however, RAG systems can look up information in external databases and knowledge bases to assist in question answering, leading to fewer hallucinations and more factual information (Zhao, Chen, Wang, and Jiao, 2023). In agriculture, where providing correct, context-sensitive information can improve food security, grow farmer wealth and income, and encourage environmental stewardship, getting facts right is crucial. Promising results have also been shown with multimodal systems. These systems can take images of crops to look for disease, understand voice queries from farmers who may not be literate, and provide responses that include both text and image elements -- capabilities beyond the text-based responses of typical platforms (Sapkota, Qureshi and Hadi, 2025). Multimodal systems married with RAG allow farmers to access agriculture knowledge in a manner that is more usable for them. However, another issue faced in building agricultural AI systems is the ability to support local dialects and low-resource languages. NLP has by and large only improved for high-resource languages like English, Chinese, Spanish etc. While major languages are spoken by farmers around the world, many local dialects are not supported by language technology tools (Nie, Liang, and Schmid, 2023). If we build AI systems for agriculture that do not consider this gap, we risk leaving millions of smallholder farmers out of AI driven agriculture advisory services and furthering the knowledge accessibility gap. This literature review dives into research around multimodal information retrieval, RAG frameworks, agricultural extension, and support for low-resource languages. We discuss the background and conceptual framework, review related works by topic, discuss gaps and future work for building a multimodal RAG-based information retrieval system for agricultural extension and local dialects, and provide our final thoughts. Major sections of this report include: Background and Conceptual Framework (information retrieval systems, </w:t>
      </w:r>
      <w:r w:rsidRPr="00A3636C">
        <w:rPr>
          <w:rFonts w:ascii="Times New Roman" w:hAnsi="Times New Roman"/>
          <w:sz w:val="24"/>
          <w:szCs w:val="28"/>
        </w:rPr>
        <w:lastRenderedPageBreak/>
        <w:t>extension, multimodal systems, RAG, large language models, local dialect), Related Works by Topic, Gap and Future Work, and Final Thoughts.</w:t>
      </w:r>
    </w:p>
    <w:p w14:paraId="3A9059C8" w14:textId="401BFD14" w:rsidR="00590812" w:rsidRPr="00A3636C" w:rsidRDefault="00590812" w:rsidP="00590812">
      <w:pPr>
        <w:spacing w:after="120" w:line="480" w:lineRule="auto"/>
        <w:rPr>
          <w:rFonts w:ascii="Times New Roman" w:hAnsi="Times New Roman"/>
          <w:b/>
          <w:bCs/>
          <w:sz w:val="28"/>
          <w:szCs w:val="28"/>
        </w:rPr>
      </w:pPr>
      <w:r>
        <w:rPr>
          <w:rFonts w:ascii="Times New Roman" w:hAnsi="Times New Roman"/>
          <w:b/>
          <w:sz w:val="24"/>
        </w:rPr>
        <w:t>2.1 Concepts</w:t>
      </w:r>
    </w:p>
    <w:p w14:paraId="4ED1307C" w14:textId="77777777" w:rsidR="00590812" w:rsidRPr="00A3636C" w:rsidRDefault="00590812" w:rsidP="00590812">
      <w:pPr>
        <w:spacing w:after="120" w:line="480" w:lineRule="auto"/>
        <w:rPr>
          <w:rFonts w:ascii="Times New Roman" w:hAnsi="Times New Roman"/>
          <w:b/>
          <w:bCs/>
          <w:sz w:val="28"/>
          <w:szCs w:val="28"/>
        </w:rPr>
      </w:pPr>
      <w:r>
        <w:rPr>
          <w:rFonts w:ascii="Times New Roman" w:hAnsi="Times New Roman"/>
          <w:b/>
          <w:sz w:val="24"/>
        </w:rPr>
        <w:t>2.1.1 Information retrieval systems</w:t>
      </w:r>
    </w:p>
    <w:p w14:paraId="4A3DF54A" w14:textId="77777777" w:rsidR="00590812" w:rsidRPr="00A3636C" w:rsidRDefault="00590812" w:rsidP="00590812">
      <w:pPr>
        <w:spacing w:after="120" w:line="480" w:lineRule="auto"/>
        <w:jc w:val="both"/>
        <w:rPr>
          <w:rFonts w:ascii="Times New Roman" w:hAnsi="Times New Roman"/>
          <w:sz w:val="28"/>
          <w:szCs w:val="28"/>
        </w:rPr>
      </w:pPr>
      <w:r w:rsidRPr="00A3636C">
        <w:rPr>
          <w:rFonts w:ascii="Times New Roman" w:hAnsi="Times New Roman"/>
          <w:sz w:val="24"/>
          <w:szCs w:val="28"/>
        </w:rPr>
        <w:t xml:space="preserve">Information Retrieval can be defined as the process of searching for information from a document or a collection of data/documents. Techniques used to search, identify, and extract data/documents are referred to as information retrieval(IR). It uses the underlying principles of computing to search for digital documents (resources) that may satisfy an information need (Manning, Raghavan, and Schütze, 2008). Since its conception and evolution from the original Boolean retrieval models to the current state-of-the-art neural retrieval models, IR has benefited from advancements in natural language processing and machine learning. Fundamentally, retrieval has three processes  representing what each document is about, interpreting the users’ information need, and finally matchmaking what the user needs and the documents that might satisfy those needs. Today, IR systems have come far and use sophisticated techniques that involve understanding documents and user queries. Classic models of information retrieval include Vector Space Model(VSM), Probabilistic Retrieval Model, and Language Models. All these models set the stage for scoring documents based on relevance (Zhai, 2008). Vector space models represent documents and queries as vectors and calculate the similarity score(relevance) between two using similarity functions like cosine similarity. Probabilistic Retrieval Models like Binary Independence Model estimate the probability that a given document is relevant based on the query. Language modeling approaches, introduced by Ponte and Croft (1998) estimate the probability that a query is generated from a language model learned from documents. Recently deep neural networks </w:t>
      </w:r>
      <w:r w:rsidRPr="00A3636C">
        <w:rPr>
          <w:rFonts w:ascii="Times New Roman" w:hAnsi="Times New Roman"/>
          <w:sz w:val="24"/>
          <w:szCs w:val="28"/>
        </w:rPr>
        <w:lastRenderedPageBreak/>
        <w:t>have been leveraged for information retrieval using neural ranking models. Some of the earliest works include Deep structured semantic models</w:t>
      </w:r>
      <w:r w:rsidR="00AF07F8">
        <w:rPr>
          <w:rFonts w:ascii="Times New Roman" w:hAnsi="Times New Roman"/>
          <w:sz w:val="24"/>
          <w:szCs w:val="28"/>
        </w:rPr>
        <w:t xml:space="preserve">  </w:t>
      </w:r>
      <w:r w:rsidRPr="00A3636C">
        <w:rPr>
          <w:rFonts w:ascii="Times New Roman" w:hAnsi="Times New Roman"/>
          <w:sz w:val="24"/>
          <w:szCs w:val="28"/>
        </w:rPr>
        <w:t>(DSSM) by Huang, He, and Gao (2013) which uses deep neural networks to learn semantic embeddings of queries and documents. Since then Convolutional Neural Networks for ranking</w:t>
      </w:r>
      <w:r w:rsidR="00AF07F8">
        <w:rPr>
          <w:rFonts w:ascii="Times New Roman" w:hAnsi="Times New Roman"/>
          <w:sz w:val="24"/>
          <w:szCs w:val="28"/>
        </w:rPr>
        <w:t xml:space="preserve"> </w:t>
      </w:r>
      <w:r w:rsidRPr="00A3636C">
        <w:rPr>
          <w:rFonts w:ascii="Times New Roman" w:hAnsi="Times New Roman"/>
          <w:sz w:val="24"/>
          <w:szCs w:val="28"/>
        </w:rPr>
        <w:t>(Kui, Wang, Lin, Zhang, and Yeung., 2015; Severyn and Moschitti, 2015), attention-based methods</w:t>
      </w:r>
      <w:r w:rsidR="00AF07F8">
        <w:rPr>
          <w:rFonts w:ascii="Times New Roman" w:hAnsi="Times New Roman"/>
          <w:sz w:val="24"/>
          <w:szCs w:val="28"/>
        </w:rPr>
        <w:t xml:space="preserve"> </w:t>
      </w:r>
      <w:r w:rsidRPr="00A3636C">
        <w:rPr>
          <w:rFonts w:ascii="Times New Roman" w:hAnsi="Times New Roman"/>
          <w:sz w:val="24"/>
          <w:szCs w:val="28"/>
        </w:rPr>
        <w:t>(Khandegarwal et al., 2020) and language models pretrained on large corpora like BERT (Devlin, Chang, Lee, and Toutanova, 2019) have continuously pushed the state-of-the-art in retrieval effectiveness. BERT has particularly shown great promise for information retrieval with ranking models fine-tuned on relevance judgments able to understand connections between queries and documents at a much larger degree. Dense retrieval represents a shift in information retrieval where techniques have moved from modeling queries and documents as sparse vectors of terms to dense representations learned using neural networks. Dense Passage Retrieval</w:t>
      </w:r>
      <w:r w:rsidR="00AF07F8">
        <w:rPr>
          <w:rFonts w:ascii="Times New Roman" w:hAnsi="Times New Roman"/>
          <w:sz w:val="24"/>
          <w:szCs w:val="28"/>
        </w:rPr>
        <w:t xml:space="preserve"> </w:t>
      </w:r>
      <w:r w:rsidRPr="00A3636C">
        <w:rPr>
          <w:rFonts w:ascii="Times New Roman" w:hAnsi="Times New Roman"/>
          <w:sz w:val="24"/>
          <w:szCs w:val="28"/>
        </w:rPr>
        <w:t>(Karpukhin, Oguz, and Min, 2020) built on BERT-base embeddings showed that dense representations outperform traditional sparse models like BM25 for open domain question answering. Queries and documents are encoded using neural encoders to form dense vectors. These vectors are used to calculate similarity between a query and a document. Cosine similarity or dot product is used as a similarity function to rank documents based on their query. Unlike sparse models, dense retrieval is able to capture semantic relatedness instead of exact matches. This allows the retrieval of documents that might be relevant to the query but may not necessarily have the same words as in the query. Recent work has focused on combining retrieval systems with generative models. Rather than simply returning lists of potentially relevant documents, the objective is to utilize information from these documents to generate full responses. Generative information retrieval has been implemented with Retrieval-Augmented Generation</w:t>
      </w:r>
      <w:r w:rsidR="00AF07F8">
        <w:rPr>
          <w:rFonts w:ascii="Times New Roman" w:hAnsi="Times New Roman"/>
          <w:sz w:val="24"/>
          <w:szCs w:val="28"/>
        </w:rPr>
        <w:t xml:space="preserve"> </w:t>
      </w:r>
      <w:r w:rsidRPr="00A3636C">
        <w:rPr>
          <w:rFonts w:ascii="Times New Roman" w:hAnsi="Times New Roman"/>
          <w:sz w:val="24"/>
          <w:szCs w:val="28"/>
        </w:rPr>
        <w:t xml:space="preserve">(RAG) frameworks which aim to harness the precision of </w:t>
      </w:r>
      <w:r w:rsidRPr="00A3636C">
        <w:rPr>
          <w:rFonts w:ascii="Times New Roman" w:hAnsi="Times New Roman"/>
          <w:sz w:val="24"/>
          <w:szCs w:val="28"/>
        </w:rPr>
        <w:lastRenderedPageBreak/>
        <w:t>retrieval systems with the fluency and coherence of large language models. In the agricultural setting, agricultural knowledge from numerous sources can be aggregated from research papers, extension documents, weather, markets etc., to provide customized advisory content in the form of responses that match the specific needs of a farmer. Information retrieval systems are evaluated on metrics that capture various elements of retrieval effectiveness. Precision captures the percentage of retrieved documents that are relevant, while recall measures the percentage of relevant documents that are retrieved. The F1 score is a weighted average of precision and recall. Mean Average Precision or MAP is the average of precision at every rank where a relevant document is retrieved. Normalized Discounted Cumulative Gain(NDCG) considers graded relevance and the ranking of relevant documents. Similar to conventional IR systems, agricultural IR systems should be evaluated on precision, recall, and other relevant metrics. Additional measures could include grading the correctness of the agricultural advice given, if the information provided was specific to the growing conditions/location of the farmer, and if the information would be useful to the farmer.</w:t>
      </w:r>
    </w:p>
    <w:p w14:paraId="45F7F578" w14:textId="77777777" w:rsidR="00590812" w:rsidRPr="00A3636C" w:rsidRDefault="00590812" w:rsidP="00590812">
      <w:pPr>
        <w:spacing w:after="120" w:line="480" w:lineRule="auto"/>
        <w:rPr>
          <w:rFonts w:ascii="Times New Roman" w:hAnsi="Times New Roman"/>
          <w:b/>
          <w:bCs/>
          <w:sz w:val="28"/>
          <w:szCs w:val="28"/>
        </w:rPr>
      </w:pPr>
      <w:r>
        <w:rPr>
          <w:rFonts w:ascii="Times New Roman" w:hAnsi="Times New Roman"/>
          <w:b/>
          <w:sz w:val="24"/>
        </w:rPr>
        <w:t>2.1.2 Agricultural extension services</w:t>
      </w:r>
    </w:p>
    <w:p w14:paraId="5490D169" w14:textId="77777777" w:rsidR="00590812" w:rsidRPr="00A3636C" w:rsidRDefault="00590812" w:rsidP="00590812">
      <w:pPr>
        <w:spacing w:after="120" w:line="480" w:lineRule="auto"/>
        <w:jc w:val="both"/>
        <w:rPr>
          <w:rFonts w:ascii="Times New Roman" w:hAnsi="Times New Roman"/>
          <w:sz w:val="28"/>
          <w:szCs w:val="28"/>
        </w:rPr>
      </w:pPr>
      <w:r w:rsidRPr="00A3636C">
        <w:rPr>
          <w:rFonts w:ascii="Times New Roman" w:hAnsi="Times New Roman"/>
          <w:sz w:val="24"/>
          <w:szCs w:val="28"/>
        </w:rPr>
        <w:t xml:space="preserve">Agricultural extension services provide a framework for transmitting agricultural knowledge, technologies, and innovations from research to farming communities. Broadly defined, extension includes all actions intended to deliver the information and services that farmers and others in the agricultural innovation system need to improve their technical, organizational, and management skills (Rivera, Qamar, and Mwandemere, 2005). The historical development of extension services reflects shifts in agricultural development models, moving from a linear model of technology transfer to more participatory approaches that view farmers as active contributors to knowledge creation and modification. The training </w:t>
      </w:r>
      <w:r w:rsidRPr="00A3636C">
        <w:rPr>
          <w:rFonts w:ascii="Times New Roman" w:hAnsi="Times New Roman"/>
          <w:sz w:val="24"/>
          <w:szCs w:val="28"/>
        </w:rPr>
        <w:lastRenderedPageBreak/>
        <w:t>and visit (T&amp;V) system, endorsed by the World Bank in the 1970s and 1980s, introduced a structured technology transfer approach involving regular visits by extension agents to farmers. These visits were supplemented by contact farmers who shared information with their neighbors (Benor and Harrison, 1977). While the T&amp;V system achieved certain successes in spreading Green Revolution technologies, it received criticism for its top-down method, neglect of local agro-ecological diversity, and significant expenses compared to its impact. These shortcomings led to a move toward more participatory models, such as Farmer Field Schools (FFS), which encourage experiential learning and farmer-driven experimentation (Pontius, Dilts, and Bartlett, 2002). The different extension environment of the twenty-first century includes various actors and methods. Public sector extension services still play vital roles. in many countries, though often with reduced funding and staffing compared to previous decades. Private sector extension, provided by agribusiness companies, input suppliers, and commercial service providers, has expanded significantly, notably in areas with commercial agricultural potential (Feder, Birner, and Anderson, 2011). Farmer-to-farmer extension, civil society organizations, and producer organizations likewise contribute to the extension ecosystem, frequently reaching farming communities which formal services fail to access. This pluralism creates both prospects and difficulties for coordination and quality assurance.</w:t>
      </w:r>
    </w:p>
    <w:p w14:paraId="52BE9AA9" w14:textId="77777777" w:rsidR="00590812" w:rsidRPr="00A3636C" w:rsidRDefault="00590812" w:rsidP="00590812">
      <w:pPr>
        <w:spacing w:after="120" w:line="480" w:lineRule="auto"/>
        <w:jc w:val="both"/>
        <w:rPr>
          <w:rFonts w:ascii="Times New Roman" w:hAnsi="Times New Roman"/>
          <w:sz w:val="28"/>
          <w:szCs w:val="28"/>
        </w:rPr>
      </w:pPr>
      <w:r w:rsidRPr="00A3636C">
        <w:rPr>
          <w:rFonts w:ascii="Times New Roman" w:hAnsi="Times New Roman"/>
          <w:sz w:val="24"/>
          <w:szCs w:val="28"/>
        </w:rPr>
        <w:t xml:space="preserve">The informational challenges facing agricultural extension services are considerable and varied. First, the volume of agricultural information has grown exponentially, making it progressively difficult for extension agents to stay current with relevant research findings and best practices. Second, agricultural recommendations must be highly contextual, taking into account local soil conditions, climate variability, pest and disease pressures, market </w:t>
      </w:r>
      <w:r w:rsidRPr="00A3636C">
        <w:rPr>
          <w:rFonts w:ascii="Times New Roman" w:hAnsi="Times New Roman"/>
          <w:sz w:val="24"/>
          <w:szCs w:val="28"/>
        </w:rPr>
        <w:lastRenderedPageBreak/>
        <w:t>conditions, and farmer resource restrictions. Third, extension services must reach diverse farming populations, including smallholder farmers with limited formal education, women farmers who might encounter extra barriers to information access, and farmers in remote areas with limited connectivity (Anderson and Feder, 2007). Fourth, language variation poses considerable difficulties, as many farming communities communicate in local languages and dialects for which limited agricultural information resources exist in digital form.</w:t>
      </w:r>
    </w:p>
    <w:p w14:paraId="75402659" w14:textId="77777777" w:rsidR="00590812" w:rsidRPr="00A3636C" w:rsidRDefault="00590812" w:rsidP="00590812">
      <w:pPr>
        <w:spacing w:after="120" w:line="480" w:lineRule="auto"/>
        <w:jc w:val="both"/>
        <w:rPr>
          <w:rFonts w:ascii="Times New Roman" w:hAnsi="Times New Roman"/>
          <w:sz w:val="28"/>
          <w:szCs w:val="28"/>
        </w:rPr>
      </w:pPr>
      <w:r w:rsidRPr="00A3636C">
        <w:rPr>
          <w:rFonts w:ascii="Times New Roman" w:hAnsi="Times New Roman"/>
          <w:sz w:val="24"/>
          <w:szCs w:val="28"/>
        </w:rPr>
        <w:t>Information and Communication Technologies (ICTs) have been proposed as a means to confront these challenges and transform agricultural extension. Mobile phone-based advisory services, beginning with simple SMS alerts and evolving to more sophisticated voice-based and application-based services, have demonstrated potential to reach large numbers of farmers at relatively low cost (Aker, 2011). Radio and television have long served as extension channels, and digital media including social media, web portals, and mobile applications have expanded the range of options for information delivery. However, major challenges remain, including the digital divide between different farmer populations, the need for relevant and timely content, sustainability of service provision, and the challenge of two-way communication that allows farmers to ask questions and receive customized advice (Tsan, Totapally, Haliu, and Datta, 2019).</w:t>
      </w:r>
    </w:p>
    <w:p w14:paraId="390C262F" w14:textId="77777777" w:rsidR="00590812" w:rsidRPr="00A3636C" w:rsidRDefault="00590812" w:rsidP="00590812">
      <w:pPr>
        <w:spacing w:after="120" w:line="480" w:lineRule="auto"/>
        <w:jc w:val="both"/>
        <w:rPr>
          <w:rFonts w:ascii="Times New Roman" w:hAnsi="Times New Roman"/>
          <w:sz w:val="28"/>
          <w:szCs w:val="28"/>
        </w:rPr>
      </w:pPr>
      <w:r w:rsidRPr="00A3636C">
        <w:rPr>
          <w:rFonts w:ascii="Times New Roman" w:hAnsi="Times New Roman"/>
          <w:sz w:val="24"/>
          <w:szCs w:val="28"/>
        </w:rPr>
        <w:t>The emergence of artificial intelligence, and particularly large language models, presents new opportunities to address long-standing extension challenges. AI-driven systems can potentially provide 24/7 access to agricultural information, process queries in natural language, integrate information from multiple sources, and personalize recommendations based on farmer circumstances (Tzachor, et al.). However, achieving this potential</w:t>
      </w:r>
      <w:r w:rsidR="00AF07F8">
        <w:rPr>
          <w:rFonts w:ascii="Times New Roman" w:hAnsi="Times New Roman"/>
          <w:sz w:val="24"/>
          <w:szCs w:val="28"/>
        </w:rPr>
        <w:t>ly</w:t>
      </w:r>
      <w:r w:rsidRPr="00A3636C">
        <w:rPr>
          <w:rFonts w:ascii="Times New Roman" w:hAnsi="Times New Roman"/>
          <w:sz w:val="24"/>
          <w:szCs w:val="28"/>
        </w:rPr>
        <w:t xml:space="preserve"> demands careful attention to the linguistic, contextual, and availability requirements of </w:t>
      </w:r>
      <w:r w:rsidRPr="00A3636C">
        <w:rPr>
          <w:rFonts w:ascii="Times New Roman" w:hAnsi="Times New Roman"/>
          <w:sz w:val="24"/>
          <w:szCs w:val="28"/>
        </w:rPr>
        <w:lastRenderedPageBreak/>
        <w:t>diverse farming populations, as well as mechanisms to ensure the precision and dependability of AI-generated advice in a domain where errors may have serious consequences.</w:t>
      </w:r>
    </w:p>
    <w:p w14:paraId="2221AAAC" w14:textId="77777777" w:rsidR="00590812" w:rsidRPr="00A3636C" w:rsidRDefault="00590812" w:rsidP="00590812">
      <w:pPr>
        <w:spacing w:after="120" w:line="480" w:lineRule="auto"/>
        <w:rPr>
          <w:rFonts w:ascii="Times New Roman" w:hAnsi="Times New Roman"/>
          <w:b/>
          <w:bCs/>
          <w:sz w:val="28"/>
          <w:szCs w:val="28"/>
        </w:rPr>
      </w:pPr>
      <w:r>
        <w:rPr>
          <w:rFonts w:ascii="Times New Roman" w:hAnsi="Times New Roman"/>
          <w:b/>
          <w:sz w:val="24"/>
        </w:rPr>
        <w:t>2.1.3 Multimodal systems and applications</w:t>
      </w:r>
    </w:p>
    <w:p w14:paraId="009D5AE9" w14:textId="77777777" w:rsidR="00590812" w:rsidRPr="00A3636C" w:rsidRDefault="00590812" w:rsidP="00590812">
      <w:pPr>
        <w:spacing w:after="120" w:line="480" w:lineRule="auto"/>
        <w:jc w:val="both"/>
        <w:rPr>
          <w:rFonts w:ascii="Times New Roman" w:hAnsi="Times New Roman"/>
          <w:sz w:val="28"/>
          <w:szCs w:val="28"/>
        </w:rPr>
      </w:pPr>
      <w:r w:rsidRPr="00A3636C">
        <w:rPr>
          <w:rFonts w:ascii="Times New Roman" w:hAnsi="Times New Roman"/>
          <w:sz w:val="24"/>
          <w:szCs w:val="28"/>
        </w:rPr>
        <w:t>Multimodal systems refer to artificial intelligence systems that can process, understand, and generate information across multiple modalities, including text, images, audio, video, and structured data. The development of multimodal AI has been driven by the recognition that human communication and understanding necessarily involve multiple sensory channels, and that AI systems able of processing different input types can achieve stronger and more flexible performance than unimodal systems (Baltrušaitis, Ahuja, and Morency, 2019). In the context of agricultural information systems, multimodality is particularly relevant given that farmers may need to describe crop conditions through photographs, ask questions verbally in their native language, and receive advice that combines textual explanations with visual presentations.</w:t>
      </w:r>
    </w:p>
    <w:p w14:paraId="2FB548A1" w14:textId="18867A8A" w:rsidR="00590812" w:rsidRPr="00A3636C" w:rsidRDefault="00590812" w:rsidP="00590812">
      <w:pPr>
        <w:spacing w:after="120" w:line="480" w:lineRule="auto"/>
        <w:jc w:val="both"/>
        <w:rPr>
          <w:rFonts w:ascii="Times New Roman" w:hAnsi="Times New Roman"/>
          <w:sz w:val="28"/>
          <w:szCs w:val="28"/>
        </w:rPr>
      </w:pPr>
      <w:r w:rsidRPr="00A3636C">
        <w:rPr>
          <w:rFonts w:ascii="Times New Roman" w:hAnsi="Times New Roman"/>
          <w:sz w:val="24"/>
          <w:szCs w:val="28"/>
        </w:rPr>
        <w:t>The field of multimodal machine learning encompasses several core challenges including representation learning, alignment, fusion, and translation between modalities. Representation learning involves building effective encodings for each modality that seize relevant semantic information. Alignment meets the challenge of identifying correspondences between elements of different modalities, such as matching image regions to textual descriptions. Fusion combines information from multiple modalities to make predictions or generate outputs. Translation converts information from one modality to another, such as generating textual descriptions of images or creating visualizations from text (Baltrušaitis, et al.</w:t>
      </w:r>
      <w:r w:rsidR="004648E1">
        <w:rPr>
          <w:rFonts w:ascii="Times New Roman" w:hAnsi="Times New Roman"/>
          <w:sz w:val="24"/>
          <w:szCs w:val="28"/>
        </w:rPr>
        <w:t xml:space="preserve"> 2017</w:t>
      </w:r>
      <w:r w:rsidRPr="00A3636C">
        <w:rPr>
          <w:rFonts w:ascii="Times New Roman" w:hAnsi="Times New Roman"/>
          <w:sz w:val="24"/>
          <w:szCs w:val="28"/>
        </w:rPr>
        <w:t xml:space="preserve">). Each of these problems has been addressed through various architectural approaches, from early fusion that concatenates features from different </w:t>
      </w:r>
      <w:r w:rsidRPr="00A3636C">
        <w:rPr>
          <w:rFonts w:ascii="Times New Roman" w:hAnsi="Times New Roman"/>
          <w:sz w:val="24"/>
          <w:szCs w:val="28"/>
        </w:rPr>
        <w:lastRenderedPageBreak/>
        <w:t>modalities to late fusion that combines modality-specific predictions, and attention-based approaches that learn adaptive interactions between modalities.</w:t>
      </w:r>
    </w:p>
    <w:p w14:paraId="58B013DE" w14:textId="77777777" w:rsidR="00590812" w:rsidRPr="00A3636C" w:rsidRDefault="00590812" w:rsidP="00590812">
      <w:pPr>
        <w:spacing w:after="120" w:line="480" w:lineRule="auto"/>
        <w:jc w:val="both"/>
        <w:rPr>
          <w:rFonts w:ascii="Times New Roman" w:hAnsi="Times New Roman"/>
          <w:sz w:val="28"/>
          <w:szCs w:val="28"/>
        </w:rPr>
      </w:pPr>
      <w:r w:rsidRPr="00A3636C">
        <w:rPr>
          <w:rFonts w:ascii="Times New Roman" w:hAnsi="Times New Roman"/>
          <w:sz w:val="24"/>
          <w:szCs w:val="28"/>
        </w:rPr>
        <w:t>Multimodal large language models (MLLMs) represent a major breakthrough in multimodal AI, extending the capabilities of text-only LLMs to process and reason about visual and other non-textual inputs. Models such as GPT-4V, LLaVA (Liu, Li, Wu, and Lee, 2023), and CLIP (Radford, Kim, and Hallacy, 2021) have revealed outstanding capabilities in visual question answering, image captioning, and multimodal reasoning. CLIP, developed by OpenAI, learns joint representations of images and text through contrastive training on large-scale image-text pairs, enabling zero-shot classification and retrieval tasks. LLaVA and similar instruction-following multimodal models fine-tune pre-trained vision encoders and language models on visual instruction datasets, enabling conversational interaction about visual content.</w:t>
      </w:r>
    </w:p>
    <w:p w14:paraId="75F706A5" w14:textId="77777777" w:rsidR="00590812" w:rsidRPr="00A3636C" w:rsidRDefault="00590812" w:rsidP="00590812">
      <w:pPr>
        <w:spacing w:after="120" w:line="480" w:lineRule="auto"/>
        <w:jc w:val="both"/>
        <w:rPr>
          <w:rFonts w:ascii="Times New Roman" w:hAnsi="Times New Roman"/>
          <w:sz w:val="28"/>
          <w:szCs w:val="28"/>
        </w:rPr>
      </w:pPr>
      <w:r w:rsidRPr="00A3636C">
        <w:rPr>
          <w:rFonts w:ascii="Times New Roman" w:hAnsi="Times New Roman"/>
          <w:sz w:val="24"/>
          <w:szCs w:val="28"/>
        </w:rPr>
        <w:t>In agricultural contexts, multimodal systems have shown notable potential for crop and pest identification, where farmers can capture images of affected plants and receive diagnostic information and treatment recommendations. Sapkota, et al. (2025) provided a comprehensive review of multimodal LLMs in agriculture, identifying applications in crop disease detection, weed identification, yield estimation, and agricultural question answering. The authors noted the potential of these systems to expand access to agricultural expertise by enabling farmers to obtain expert-level diagnoses without requiring in-person consultation with agricultural specialists.</w:t>
      </w:r>
    </w:p>
    <w:p w14:paraId="20C6EC1E" w14:textId="77777777" w:rsidR="00590812" w:rsidRPr="00A3636C" w:rsidRDefault="00590812" w:rsidP="00590812">
      <w:pPr>
        <w:spacing w:after="120" w:line="480" w:lineRule="auto"/>
        <w:jc w:val="both"/>
        <w:rPr>
          <w:rFonts w:ascii="Times New Roman" w:hAnsi="Times New Roman"/>
          <w:sz w:val="28"/>
          <w:szCs w:val="28"/>
        </w:rPr>
      </w:pPr>
      <w:r w:rsidRPr="00A3636C">
        <w:rPr>
          <w:rFonts w:ascii="Times New Roman" w:hAnsi="Times New Roman"/>
          <w:sz w:val="24"/>
          <w:szCs w:val="28"/>
        </w:rPr>
        <w:t xml:space="preserve">The integration of multimodal retrieval with generation represents an active area of research with important implications for agricultural information systems. Zhao, et al. (2023) surveyed methods for retrieving multimodal information to augment generation, categorizing </w:t>
      </w:r>
      <w:r w:rsidRPr="00A3636C">
        <w:rPr>
          <w:rFonts w:ascii="Times New Roman" w:hAnsi="Times New Roman"/>
          <w:sz w:val="24"/>
          <w:szCs w:val="28"/>
        </w:rPr>
        <w:lastRenderedPageBreak/>
        <w:t>approaches by the modality of retrieved content and the target generation task. For agricultural applications, this could involve retrieving relevant images, diagrams, and text passages in response to a farmer's multimodal query, then synthesizing these into a coherent advisory response. The MRAMG-Bench framework introduced by Yu et al. (2025) provides a comprehensive benchmark for evaluating multimodal retrieval-augmented multimodal generation systems, addressing the need for standardized evaluation in this rapidly evolving field.</w:t>
      </w:r>
    </w:p>
    <w:p w14:paraId="0A5CFE43" w14:textId="77777777" w:rsidR="00590812" w:rsidRPr="00A3636C" w:rsidRDefault="00590812" w:rsidP="00590812">
      <w:pPr>
        <w:spacing w:after="120" w:line="480" w:lineRule="auto"/>
        <w:jc w:val="both"/>
        <w:rPr>
          <w:rFonts w:ascii="Times New Roman" w:hAnsi="Times New Roman"/>
          <w:sz w:val="28"/>
          <w:szCs w:val="28"/>
        </w:rPr>
      </w:pPr>
      <w:r w:rsidRPr="00A3636C">
        <w:rPr>
          <w:rFonts w:ascii="Times New Roman" w:hAnsi="Times New Roman"/>
          <w:sz w:val="24"/>
          <w:szCs w:val="28"/>
        </w:rPr>
        <w:t>Speech and audio processing capabilities are particularly important for agricultural information systems targeting farmers with limited literacy or those who prefer voice-based interaction. Automatic Speech Recognition (ASR) systems convert spoken language to text, enabling voice-based querying of information systems. Text-to-Speech (TTS) systems can convert advisory responses to spoken form, enhancing accessibility for farmers who may have difficulty reading text. Advances in ASR for low-resource languages and dialects have made voice interfaces increasingly viable for farming populations in developing regions, though significant challenges remain in achieving acceptable accuracy for domain-specific vocabulary and local pronunciation patterns (Ndimele, Ogueji, and Anaele, 2020).</w:t>
      </w:r>
    </w:p>
    <w:p w14:paraId="2C930F22" w14:textId="77777777" w:rsidR="00590812" w:rsidRPr="00A3636C" w:rsidRDefault="00590812" w:rsidP="00590812">
      <w:pPr>
        <w:spacing w:after="120" w:line="480" w:lineRule="auto"/>
        <w:rPr>
          <w:rFonts w:ascii="Times New Roman" w:hAnsi="Times New Roman"/>
          <w:b/>
          <w:bCs/>
          <w:sz w:val="28"/>
          <w:szCs w:val="28"/>
        </w:rPr>
      </w:pPr>
      <w:r>
        <w:rPr>
          <w:rFonts w:ascii="Times New Roman" w:hAnsi="Times New Roman"/>
          <w:b/>
          <w:sz w:val="24"/>
        </w:rPr>
        <w:t>2.1.4 Retrieval-augmented generation (RAG)</w:t>
      </w:r>
    </w:p>
    <w:p w14:paraId="20B84712" w14:textId="77777777" w:rsidR="00590812" w:rsidRPr="00A3636C" w:rsidRDefault="00590812" w:rsidP="00590812">
      <w:pPr>
        <w:spacing w:after="120" w:line="480" w:lineRule="auto"/>
        <w:jc w:val="both"/>
        <w:rPr>
          <w:rFonts w:ascii="Times New Roman" w:hAnsi="Times New Roman"/>
          <w:sz w:val="28"/>
          <w:szCs w:val="28"/>
        </w:rPr>
      </w:pPr>
      <w:r w:rsidRPr="00A3636C">
        <w:rPr>
          <w:rFonts w:ascii="Times New Roman" w:hAnsi="Times New Roman"/>
          <w:sz w:val="24"/>
          <w:szCs w:val="28"/>
        </w:rPr>
        <w:t xml:space="preserve">Retrieval-Augmented Generation (RAG) is a framework that enhances the capabilities of large language models by grounding their generation in external knowledge retrieved from a document corpus or knowledge base. Introduced by Lewis et al. (2020), RAG addresses a fundamental limitation of parametric language models: their inability to access information not present in their training data and their propensity to generate plausible-sounding but factually incorrect content, a phenomenon commonly referred to as hallucination. By </w:t>
      </w:r>
      <w:r w:rsidRPr="00A3636C">
        <w:rPr>
          <w:rFonts w:ascii="Times New Roman" w:hAnsi="Times New Roman"/>
          <w:sz w:val="24"/>
          <w:szCs w:val="28"/>
        </w:rPr>
        <w:lastRenderedPageBreak/>
        <w:t>retrieving relevant documents before generation and conditioning the language model on both the query and retrieved content, RAG systems can provide more accurate, verifiable, and up-to-date responses.</w:t>
      </w:r>
    </w:p>
    <w:p w14:paraId="588B4E76" w14:textId="77777777" w:rsidR="00590812" w:rsidRPr="00A3636C" w:rsidRDefault="00590812" w:rsidP="00590812">
      <w:pPr>
        <w:spacing w:after="120" w:line="480" w:lineRule="auto"/>
        <w:jc w:val="both"/>
        <w:rPr>
          <w:rFonts w:ascii="Times New Roman" w:hAnsi="Times New Roman"/>
          <w:sz w:val="28"/>
          <w:szCs w:val="28"/>
        </w:rPr>
      </w:pPr>
      <w:r w:rsidRPr="00A3636C">
        <w:rPr>
          <w:rFonts w:ascii="Times New Roman" w:hAnsi="Times New Roman"/>
          <w:sz w:val="24"/>
          <w:szCs w:val="28"/>
        </w:rPr>
        <w:t>The RAG framework consists of two main components: a retriever and a generator. The retriever, typically implemented using dense passage retrieval or similar neural retrieval methods, identifies relevant documents from a knowledge base given an input query. The generator, typically a pre-trained sequence-to-sequence language model such as BART or T5, produces the final response conditioned on both the original query and the retrieved documents. The two components can be trained jointly or independently, with joint training allowing the retriever to learn to retrieve documents that improve generation quality (Lewis, Perez, and Piktus, 2020). This architecture enables RAG systems to leverage the strengths of both retrieval systems (access to large, updatable knowledge stores) and generative models (ability to synthesize coherent, contextually appropriate responses).</w:t>
      </w:r>
    </w:p>
    <w:p w14:paraId="734DE54C" w14:textId="77777777" w:rsidR="00590812" w:rsidRPr="00A3636C" w:rsidRDefault="00590812" w:rsidP="00590812">
      <w:pPr>
        <w:spacing w:after="120" w:line="480" w:lineRule="auto"/>
        <w:jc w:val="both"/>
        <w:rPr>
          <w:rFonts w:ascii="Times New Roman" w:hAnsi="Times New Roman"/>
          <w:sz w:val="28"/>
          <w:szCs w:val="28"/>
        </w:rPr>
      </w:pPr>
      <w:r w:rsidRPr="00A3636C">
        <w:rPr>
          <w:rFonts w:ascii="Times New Roman" w:hAnsi="Times New Roman"/>
          <w:sz w:val="24"/>
          <w:szCs w:val="28"/>
        </w:rPr>
        <w:t>The evolution of RAG systems has progressed through several stages, often characterized as Naive RAG, Advanced RAG, and Modular RAG (Gao, Xiong, and Gao, 2024). Naive RAG implements the basic retrieve-then-generate pipeline, often using off-the-shelf retrievers and generators without extensive adaptation. Advanced RAG incorporates techniques to improve retrieval quality and generation effectiveness, including query rewriting, hybrid retrieval combining dense and sparse methods, and reranking of retrieved documents. Modular RAG decomposes the retrieval-generation pipeline into specialized components that can be composed and optimized for specific applications, including retrieval routing, adaptive retrieval that decides when retrieval is necessary, and iterative retrieval that performs multiple retrieval steps for complex queries.</w:t>
      </w:r>
    </w:p>
    <w:p w14:paraId="0E628C0C" w14:textId="77777777" w:rsidR="00590812" w:rsidRPr="00A3636C" w:rsidRDefault="00590812" w:rsidP="00590812">
      <w:pPr>
        <w:spacing w:after="120" w:line="480" w:lineRule="auto"/>
        <w:jc w:val="both"/>
        <w:rPr>
          <w:rFonts w:ascii="Times New Roman" w:hAnsi="Times New Roman"/>
          <w:sz w:val="28"/>
          <w:szCs w:val="28"/>
        </w:rPr>
      </w:pPr>
      <w:r w:rsidRPr="00A3636C">
        <w:rPr>
          <w:rFonts w:ascii="Times New Roman" w:hAnsi="Times New Roman"/>
          <w:sz w:val="24"/>
          <w:szCs w:val="28"/>
        </w:rPr>
        <w:lastRenderedPageBreak/>
        <w:t>Query rewriting and expansion represent important techniques for improving retrieval effectiveness in RAG systems. Original user queries may be ambiguous, overly brief, or contain terminology that does not match the vocabulary of the knowledge base. Query rewriting transforms the original query into alternative formulations that may retrieve more relevant documents. Ma, Gong, and He (2023) proposed Rewrite-Retrieve-Read, a framework that prompts language models to rewrite queries before retrieval. Query expansion adds related terms to the original query to improve recall. These techniques are particularly relevant for agricultural applications, where farmers may use local terminology or describe problems in informal language that differs from the technical vocabulary of agricultural knowledge bases.</w:t>
      </w:r>
    </w:p>
    <w:p w14:paraId="75A37083" w14:textId="77777777" w:rsidR="00590812" w:rsidRPr="00A3636C" w:rsidRDefault="00590812" w:rsidP="00590812">
      <w:pPr>
        <w:spacing w:after="120" w:line="480" w:lineRule="auto"/>
        <w:jc w:val="both"/>
        <w:rPr>
          <w:rFonts w:ascii="Times New Roman" w:hAnsi="Times New Roman"/>
          <w:sz w:val="28"/>
          <w:szCs w:val="28"/>
        </w:rPr>
      </w:pPr>
      <w:r w:rsidRPr="00A3636C">
        <w:rPr>
          <w:rFonts w:ascii="Times New Roman" w:hAnsi="Times New Roman"/>
          <w:sz w:val="24"/>
          <w:szCs w:val="28"/>
        </w:rPr>
        <w:t>Hybrid retrieval approaches that combine dense and sparse retrieval methods have demonstrated improved performance over either approach alone. Sparse retrieval methods such as BM25 rely on exact term matching and excel at finding documents containing specific keywords. Dense retrieval methods capture semantic relationships but may miss important keyword constraints. By combining both approaches, hybrid retrieval can leverage the strengths of each. The Reciprocal Rank Fusion (RRF) algorithm, which combines rankings from multiple retrieval methods, has been widely adopted for this purpose (Cormack, Clarke, and Buettcher, 2009). For agricultural RAG systems, hybrid retrieval may be particularly valuable given the importance of both semantic understanding (e.g., recognizing that maize and corn refer to the same crop) and precise terminology (e.g., identifying specific pest species or chemical compounds).</w:t>
      </w:r>
    </w:p>
    <w:p w14:paraId="1A204EB9" w14:textId="77777777" w:rsidR="00590812" w:rsidRPr="00A3636C" w:rsidRDefault="00590812" w:rsidP="00590812">
      <w:pPr>
        <w:spacing w:after="120" w:line="480" w:lineRule="auto"/>
        <w:jc w:val="both"/>
        <w:rPr>
          <w:rFonts w:ascii="Times New Roman" w:hAnsi="Times New Roman"/>
          <w:sz w:val="28"/>
          <w:szCs w:val="28"/>
        </w:rPr>
      </w:pPr>
      <w:r w:rsidRPr="00A3636C">
        <w:rPr>
          <w:rFonts w:ascii="Times New Roman" w:hAnsi="Times New Roman"/>
          <w:sz w:val="24"/>
          <w:szCs w:val="28"/>
        </w:rPr>
        <w:t xml:space="preserve">Reranking retrieved documents before passing them to the generator represents another important optimization in RAG pipelines. Initial retrieval may return a large set of potentially </w:t>
      </w:r>
      <w:r w:rsidRPr="00A3636C">
        <w:rPr>
          <w:rFonts w:ascii="Times New Roman" w:hAnsi="Times New Roman"/>
          <w:sz w:val="24"/>
          <w:szCs w:val="28"/>
        </w:rPr>
        <w:lastRenderedPageBreak/>
        <w:t>relevant documents, but the generator can typically only effectively utilize a limited number of documents due to context length constraints. Reranking models, often based on cross-encoders that process query-document pairs jointly, can more accurately assess relevance than the initial retrieval model, improving the quality of documents available to the generator. Techniques such as ColBERT (Khattab and Zaharia, 2020) enable efficient reranking at scale by decomposing relevance scoring into token-level interactions.</w:t>
      </w:r>
    </w:p>
    <w:p w14:paraId="6478CFDE" w14:textId="77777777" w:rsidR="00590812" w:rsidRPr="00A3636C" w:rsidRDefault="00590812" w:rsidP="00590812">
      <w:pPr>
        <w:spacing w:after="120" w:line="480" w:lineRule="auto"/>
        <w:jc w:val="both"/>
        <w:rPr>
          <w:rFonts w:ascii="Times New Roman" w:hAnsi="Times New Roman"/>
          <w:sz w:val="28"/>
          <w:szCs w:val="28"/>
        </w:rPr>
      </w:pPr>
      <w:r w:rsidRPr="00A3636C">
        <w:rPr>
          <w:rFonts w:ascii="Times New Roman" w:hAnsi="Times New Roman"/>
          <w:sz w:val="24"/>
          <w:szCs w:val="28"/>
        </w:rPr>
        <w:t>The evaluation of RAG systems involves metrics that assess both retrieval quality and generation quality. Retrieval metrics include standard IR metrics such as “recall@k”, MRR, and NDCG. Generation metrics include fluency measures such as perplexity, factual consistency metrics that assess whether generated content is supported by retrieved documents, and overall utility metrics such as answer relevance. Ragas (Es, James, Espinosa Anke, and Schockaert, 2024) provides a framework for evaluating RAG systems across multiple dimensions including faithfulness (whether generated content is grounded in retrieved context), answer relevance, context precision, and context recall. For agricultural RAG systems, additional domain-specific evaluation criteria are necessary, including the accuracy of agricultural recommendations, safety of advice regarding pesticide use and other interventions, and practical applicability given local farming conditions.</w:t>
      </w:r>
    </w:p>
    <w:p w14:paraId="09CB6E7D" w14:textId="77777777" w:rsidR="00590812" w:rsidRPr="00A3636C" w:rsidRDefault="00590812" w:rsidP="00590812">
      <w:pPr>
        <w:spacing w:after="120" w:line="480" w:lineRule="auto"/>
        <w:jc w:val="both"/>
        <w:rPr>
          <w:rFonts w:ascii="Times New Roman" w:hAnsi="Times New Roman"/>
          <w:sz w:val="28"/>
          <w:szCs w:val="28"/>
        </w:rPr>
      </w:pPr>
      <w:r w:rsidRPr="00A3636C">
        <w:rPr>
          <w:rFonts w:ascii="Times New Roman" w:hAnsi="Times New Roman"/>
          <w:sz w:val="24"/>
          <w:szCs w:val="28"/>
        </w:rPr>
        <w:t>To evaluate RAG architectures systematically, Brown, Roman, and Devereux (2025) provided a comprehensive review of key retrieval techniques, evaluation metrics, and open challenges. They categorized retrieval systems into sparse, dense, and hybrid models, emphasizing the necessity of robust alignment between retrieval content and generator capabilities.</w:t>
      </w:r>
    </w:p>
    <w:p w14:paraId="5C5A6808" w14:textId="77777777" w:rsidR="00590812" w:rsidRPr="00A3636C" w:rsidRDefault="00590812" w:rsidP="00590812">
      <w:pPr>
        <w:spacing w:after="120" w:line="480" w:lineRule="auto"/>
        <w:rPr>
          <w:rFonts w:ascii="Times New Roman" w:hAnsi="Times New Roman"/>
          <w:b/>
          <w:bCs/>
          <w:sz w:val="28"/>
          <w:szCs w:val="28"/>
        </w:rPr>
      </w:pPr>
      <w:r>
        <w:rPr>
          <w:rFonts w:ascii="Times New Roman" w:hAnsi="Times New Roman"/>
          <w:b/>
          <w:sz w:val="24"/>
        </w:rPr>
        <w:t>2.1.5 Large language models in agriculture</w:t>
      </w:r>
    </w:p>
    <w:p w14:paraId="1355E4B5" w14:textId="77777777" w:rsidR="00590812" w:rsidRPr="00A3636C" w:rsidRDefault="00590812" w:rsidP="00590812">
      <w:pPr>
        <w:spacing w:after="120" w:line="480" w:lineRule="auto"/>
        <w:jc w:val="both"/>
        <w:rPr>
          <w:rFonts w:ascii="Times New Roman" w:hAnsi="Times New Roman"/>
          <w:sz w:val="28"/>
          <w:szCs w:val="28"/>
        </w:rPr>
      </w:pPr>
      <w:r w:rsidRPr="00A3636C">
        <w:rPr>
          <w:rFonts w:ascii="Times New Roman" w:hAnsi="Times New Roman"/>
          <w:sz w:val="24"/>
          <w:szCs w:val="28"/>
        </w:rPr>
        <w:lastRenderedPageBreak/>
        <w:t>Large Language Models (LLMs) have emerged as transformative technologies with significant potential applications in agriculture. These models, trained on vast corpora of text data using self-supervised learning objectives, have demonstrated remarkable capabilities in natural language understanding, generation, and reasoning (Brown, Mann, and Ryder, 2020). The application of LLMs to agriculture has been explored across multiple domains, including agricultural question answering, knowledge extraction from scientific literature, automated generation of extension materials, and conversational advisory systems (Sapkota, et al.).</w:t>
      </w:r>
    </w:p>
    <w:p w14:paraId="6133B983" w14:textId="77777777" w:rsidR="00590812" w:rsidRPr="00A3636C" w:rsidRDefault="00590812" w:rsidP="00590812">
      <w:pPr>
        <w:spacing w:after="120" w:line="480" w:lineRule="auto"/>
        <w:jc w:val="both"/>
        <w:rPr>
          <w:rFonts w:ascii="Times New Roman" w:hAnsi="Times New Roman"/>
          <w:sz w:val="28"/>
          <w:szCs w:val="28"/>
        </w:rPr>
      </w:pPr>
      <w:r w:rsidRPr="00A3636C">
        <w:rPr>
          <w:rFonts w:ascii="Times New Roman" w:hAnsi="Times New Roman"/>
          <w:sz w:val="24"/>
          <w:szCs w:val="28"/>
        </w:rPr>
        <w:t>The integration of LLMs with agricultural knowledge systems has progressed rapidly. Tzachor, et al. (2023) conducted one of the earliest systematic evaluations of LLMs for agricultural extension, testing ChatGPT's ability to generate technical advice for Nigerian cassava farmers. Their study found that while LLMs could provide generally reasonable advice, they also generated recommendations inconsistent with local best practices and occasionally suggested interventions unavailable or inappropriate for the target context. This finding highlighted both the potential and the risks of deploying unmodified LLMs for agricultural advisory services, emphasizing the need for domain adaptation and knowledge grounding mechanisms such as RAG.</w:t>
      </w:r>
    </w:p>
    <w:p w14:paraId="1860B48D" w14:textId="77777777" w:rsidR="00590812" w:rsidRPr="00A3636C" w:rsidRDefault="00590812" w:rsidP="00590812">
      <w:pPr>
        <w:spacing w:after="120" w:line="480" w:lineRule="auto"/>
        <w:jc w:val="both"/>
        <w:rPr>
          <w:rFonts w:ascii="Times New Roman" w:hAnsi="Times New Roman"/>
          <w:sz w:val="28"/>
          <w:szCs w:val="28"/>
        </w:rPr>
      </w:pPr>
      <w:r w:rsidRPr="00A3636C">
        <w:rPr>
          <w:rFonts w:ascii="Times New Roman" w:hAnsi="Times New Roman"/>
          <w:sz w:val="24"/>
          <w:szCs w:val="28"/>
        </w:rPr>
        <w:t>Domain adaptation of LLMs for agriculture has been pursued through several approaches. Fine-tuning pre-trained LLMs on agricultural text corpora can adapt models to agricultural vocabulary, reasoning patterns, and knowledge structures. Instruction tuning on agricultural question-answer pairs enables models to better respond to farmer queries in expected formats. Retrieval augmentation, as discussed previously, grounds model outputs in curated agricultural knowledge bases. Several agricultural LLMs have been developed using these approaches, including AgriLLM (Ravindran, Skarga-Bandurova, and SV, 2026), AgriLLM-</w:t>
      </w:r>
      <w:r w:rsidRPr="00A3636C">
        <w:rPr>
          <w:rFonts w:ascii="Times New Roman" w:hAnsi="Times New Roman"/>
          <w:sz w:val="24"/>
          <w:szCs w:val="28"/>
        </w:rPr>
        <w:lastRenderedPageBreak/>
        <w:t>India (Damera and Kalavala, 2025), and CAMAGRI-GPT (Li, Dai, Yu, Dai, Wang, and Luan, 2026), each targeting specific agricultural contexts and farmer populations.</w:t>
      </w:r>
    </w:p>
    <w:p w14:paraId="50FB5685" w14:textId="77777777" w:rsidR="00590812" w:rsidRPr="00A3636C" w:rsidRDefault="00590812" w:rsidP="00590812">
      <w:pPr>
        <w:spacing w:after="120" w:line="480" w:lineRule="auto"/>
        <w:jc w:val="both"/>
        <w:rPr>
          <w:rFonts w:ascii="Times New Roman" w:hAnsi="Times New Roman"/>
          <w:sz w:val="28"/>
          <w:szCs w:val="28"/>
        </w:rPr>
      </w:pPr>
      <w:r w:rsidRPr="00A3636C">
        <w:rPr>
          <w:rFonts w:ascii="Times New Roman" w:hAnsi="Times New Roman"/>
          <w:sz w:val="24"/>
          <w:szCs w:val="28"/>
        </w:rPr>
        <w:t>Agricultural knowledge graphs have been developed to provide structured representations of agricultural knowledge that can support LLM-based systems. Wang and Zhao (2024) proposed an agricultural knowledge graph (AGKG) that automatically integrates large amounts of agricultural data into a structured format suitable for reasoning and retrieval. Knowledge graphs represent entities (such as crops, pests, diseases, and agricultural practices) and their relationships in a machine-readable format, enabling precise retrieval of specific facts and inference of new knowledge through relationship traversal. The combination of knowledge graphs with LLMs, often referred to as Knowledge-Enhanced LLMs, has shown promise for improving the accuracy and verifiability of agricultural information systems.</w:t>
      </w:r>
    </w:p>
    <w:p w14:paraId="5533093A" w14:textId="77777777" w:rsidR="00590812" w:rsidRPr="00A3636C" w:rsidRDefault="00590812" w:rsidP="00590812">
      <w:pPr>
        <w:spacing w:after="120" w:line="480" w:lineRule="auto"/>
        <w:jc w:val="both"/>
        <w:rPr>
          <w:rFonts w:ascii="Times New Roman" w:hAnsi="Times New Roman"/>
          <w:sz w:val="28"/>
          <w:szCs w:val="28"/>
        </w:rPr>
      </w:pPr>
      <w:r w:rsidRPr="00A3636C">
        <w:rPr>
          <w:rFonts w:ascii="Times New Roman" w:hAnsi="Times New Roman"/>
          <w:sz w:val="24"/>
          <w:szCs w:val="28"/>
        </w:rPr>
        <w:t>The evaluation of LLMs for agricultural applications requires specialized benchmarks that capture the unique requirements of agricultural question answering. AgMMU (Gauba, Pi, Man, and Pang, 2026) provides a comprehensive agricultural multimodal understanding benchmark that evaluates models across diverse agricultural tasks including crop identification, pest diagnosis, and farming practice recommendations. AgriBench (Fanuel, Mahmoud, and Marshal, 2025) offers a hierarchical agriculture benchmark for evaluating multimodal large language models, organized by agricultural domain and task complexity. These benchmarks enable systematic comparison of different approaches and identification of areas requiring improvement.</w:t>
      </w:r>
    </w:p>
    <w:p w14:paraId="21F5D8E7" w14:textId="77777777" w:rsidR="00590812" w:rsidRPr="00A3636C" w:rsidRDefault="00590812" w:rsidP="00590812">
      <w:pPr>
        <w:spacing w:after="120" w:line="480" w:lineRule="auto"/>
        <w:jc w:val="both"/>
        <w:rPr>
          <w:rFonts w:ascii="Times New Roman" w:hAnsi="Times New Roman"/>
          <w:sz w:val="28"/>
          <w:szCs w:val="28"/>
        </w:rPr>
      </w:pPr>
      <w:r w:rsidRPr="00A3636C">
        <w:rPr>
          <w:rFonts w:ascii="Times New Roman" w:hAnsi="Times New Roman"/>
          <w:sz w:val="24"/>
          <w:szCs w:val="28"/>
        </w:rPr>
        <w:t xml:space="preserve">Practical deployment of LLMs for agricultural advisory faces several challenges beyond model accuracy. Inference latency and computational requirements affect the responsiveness </w:t>
      </w:r>
      <w:r w:rsidRPr="00A3636C">
        <w:rPr>
          <w:rFonts w:ascii="Times New Roman" w:hAnsi="Times New Roman"/>
          <w:sz w:val="24"/>
          <w:szCs w:val="28"/>
        </w:rPr>
        <w:lastRenderedPageBreak/>
        <w:t>and cost of advisory services. Model size must be balanced against deployment constraints, particularly for on-device or edge deployments in areas with limited connectivity. Privacy considerations arise when farmer queries may contain sensitive information about farm locations, financial circumstances, or production practices. The interpretability of model outputs is important for building trust among farmers and extension agents who need to understand the basis for recommendations. These practical considerations significantly influence the design and deployment of LLM-based agricultural information systems (Kabir, 2025).</w:t>
      </w:r>
    </w:p>
    <w:p w14:paraId="6F8EDFCB" w14:textId="77777777" w:rsidR="00590812" w:rsidRPr="00A3636C" w:rsidRDefault="00590812" w:rsidP="00590812">
      <w:pPr>
        <w:spacing w:after="120" w:line="480" w:lineRule="auto"/>
        <w:rPr>
          <w:rFonts w:ascii="Times New Roman" w:hAnsi="Times New Roman"/>
          <w:b/>
          <w:bCs/>
          <w:sz w:val="28"/>
          <w:szCs w:val="28"/>
        </w:rPr>
      </w:pPr>
      <w:r>
        <w:rPr>
          <w:rFonts w:ascii="Times New Roman" w:hAnsi="Times New Roman"/>
          <w:b/>
          <w:sz w:val="24"/>
        </w:rPr>
        <w:t>2.1.6 Local dialects and low-resource languages</w:t>
      </w:r>
    </w:p>
    <w:p w14:paraId="572C72B2" w14:textId="77777777" w:rsidR="00590812" w:rsidRPr="00A3636C" w:rsidRDefault="00590812" w:rsidP="00590812">
      <w:pPr>
        <w:spacing w:after="120" w:line="480" w:lineRule="auto"/>
        <w:jc w:val="both"/>
        <w:rPr>
          <w:rFonts w:ascii="Times New Roman" w:hAnsi="Times New Roman"/>
          <w:sz w:val="28"/>
          <w:szCs w:val="28"/>
        </w:rPr>
      </w:pPr>
      <w:r w:rsidRPr="00A3636C">
        <w:rPr>
          <w:rFonts w:ascii="Times New Roman" w:hAnsi="Times New Roman"/>
          <w:sz w:val="24"/>
          <w:szCs w:val="28"/>
        </w:rPr>
        <w:t>Low-resource languages are languages for which limited digital resources exist, including annotated text corpora, speech recordings, and linguistic annotations. This category includes many languages spoken by millions of people, particularly in Africa, South Asia, and other developing regions (Joshi, Santy, and Budhiraja, 2020). The concept of resource scarcity is relative and multidimensional, encompassing availability of monolingual text, parallel corpora for translation, annotated data for specific NLP tasks, linguistic descriptions, and computational tools. Local dialects, which may be mutually intelligible variants of standard languages or distinct linguistic systems, often face even greater resource challenges than recognized languages.</w:t>
      </w:r>
    </w:p>
    <w:p w14:paraId="5F38EB8E" w14:textId="77777777" w:rsidR="00590812" w:rsidRPr="00A3636C" w:rsidRDefault="00590812" w:rsidP="00590812">
      <w:pPr>
        <w:spacing w:after="120" w:line="480" w:lineRule="auto"/>
        <w:jc w:val="both"/>
        <w:rPr>
          <w:rFonts w:ascii="Times New Roman" w:hAnsi="Times New Roman"/>
          <w:sz w:val="28"/>
          <w:szCs w:val="28"/>
        </w:rPr>
      </w:pPr>
      <w:r w:rsidRPr="00A3636C">
        <w:rPr>
          <w:rFonts w:ascii="Times New Roman" w:hAnsi="Times New Roman"/>
          <w:sz w:val="24"/>
          <w:szCs w:val="28"/>
        </w:rPr>
        <w:t xml:space="preserve">The digital language divide has significant implications for equitable access to information technologies. While NLP technologies have achieved impressive performance for high-resource languages such as English, performance degrades substantially for languages with limited training data (Nie, et al.). This performance gap affects the usability of AI-powered information systems for speakers of low-resource languages, potentially excluding </w:t>
      </w:r>
      <w:r w:rsidRPr="00A3636C">
        <w:rPr>
          <w:rFonts w:ascii="Times New Roman" w:hAnsi="Times New Roman"/>
          <w:sz w:val="24"/>
          <w:szCs w:val="28"/>
        </w:rPr>
        <w:lastRenderedPageBreak/>
        <w:t>significant populations from benefiting from technological advances. For agricultural applications, this linguistic divide is particularly concerning given that many farming communities communicate primarily in local languages and dialects that are poorly served by existing language technologies.</w:t>
      </w:r>
    </w:p>
    <w:p w14:paraId="25B19F13" w14:textId="77777777" w:rsidR="00590812" w:rsidRPr="00A3636C" w:rsidRDefault="00590812" w:rsidP="00590812">
      <w:pPr>
        <w:spacing w:after="120" w:line="480" w:lineRule="auto"/>
        <w:jc w:val="both"/>
        <w:rPr>
          <w:rFonts w:ascii="Times New Roman" w:hAnsi="Times New Roman"/>
          <w:sz w:val="28"/>
          <w:szCs w:val="28"/>
        </w:rPr>
      </w:pPr>
      <w:r w:rsidRPr="00A3636C">
        <w:rPr>
          <w:rFonts w:ascii="Times New Roman" w:hAnsi="Times New Roman"/>
          <w:sz w:val="24"/>
          <w:szCs w:val="28"/>
        </w:rPr>
        <w:t>Several approaches have been developed to address the challenges of low-resource language processing. Cross-lingual transfer learning leverages models and resources from high-resource languages to improve performance on related low-resource languages. Multilingual pre-training, exemplified by models such as mBERT (Devlin, et al.), XLM-R (Conneau, Khandelwal, and Goyal, 2020), and mT5 (Xue, Constant, and Roberts, 2021), trains models on multiple languages simultaneously, enabling transfer of representations across languages. Cross-lingual retrieval augmented generation, as proposed by Nie, et al. (2023), retrieves relevant examples from high-resource languages to improve generation quality for low-resource languages. Each of these approaches has shown promise, though significant performance gaps between high- and low-resource languages persist.</w:t>
      </w:r>
    </w:p>
    <w:p w14:paraId="2A305260" w14:textId="77777777" w:rsidR="00590812" w:rsidRPr="00A3636C" w:rsidRDefault="00590812" w:rsidP="00590812">
      <w:pPr>
        <w:spacing w:after="120" w:line="480" w:lineRule="auto"/>
        <w:jc w:val="both"/>
        <w:rPr>
          <w:rFonts w:ascii="Times New Roman" w:hAnsi="Times New Roman"/>
          <w:sz w:val="28"/>
          <w:szCs w:val="28"/>
        </w:rPr>
      </w:pPr>
      <w:r w:rsidRPr="00A3636C">
        <w:rPr>
          <w:rFonts w:ascii="Times New Roman" w:hAnsi="Times New Roman"/>
          <w:sz w:val="24"/>
          <w:szCs w:val="28"/>
        </w:rPr>
        <w:t>Nie, et al. (2023) introduced Prompt Auto- Retrieving Cross-lingually (PARC) which retrieves sentences similar in meaning from high-resource languages and uses those sentences as few-shot prompts for languages where few labeled examples are available for fine-tuning. PARC was shown to improve zero-shot performance on low-resource languages by utilizing cross-lingual abilities of pretrained multilingual language models. Retrieval augmented generation is directly applicable to agriculture applications where content may exist in one or more major languages but the intended users will communicate in their local dialects. English language content about agriculture may exist but farmers will use their local dialects to ask questions.</w:t>
      </w:r>
    </w:p>
    <w:p w14:paraId="1AD508BD" w14:textId="77777777" w:rsidR="00590812" w:rsidRPr="00A3636C" w:rsidRDefault="00590812" w:rsidP="00590812">
      <w:pPr>
        <w:spacing w:after="120" w:line="480" w:lineRule="auto"/>
        <w:jc w:val="both"/>
        <w:rPr>
          <w:rFonts w:ascii="Times New Roman" w:hAnsi="Times New Roman"/>
          <w:sz w:val="28"/>
          <w:szCs w:val="28"/>
        </w:rPr>
      </w:pPr>
      <w:r w:rsidRPr="00A3636C">
        <w:rPr>
          <w:rFonts w:ascii="Times New Roman" w:hAnsi="Times New Roman"/>
          <w:sz w:val="24"/>
          <w:szCs w:val="28"/>
        </w:rPr>
        <w:lastRenderedPageBreak/>
        <w:t xml:space="preserve">Handling local dialects isn’t just an NLP model challenge but rather requires thoughtful design throughout the system. Speech-to-text will need to handle local pronunciations and vocab as well as handle code-switching between the local dialect and standard language. Users may need to input text using non-standard spellings or localized romanization. Interfaces need to work for users who may have low digital literacy and could require voice-first interfaces. Content needs to be culturally localized to address local practices, social norms, and verbal/vocal preferences. (David, 2024) </w:t>
      </w:r>
    </w:p>
    <w:p w14:paraId="79BD08A8" w14:textId="77777777" w:rsidR="00590812" w:rsidRPr="00A3636C" w:rsidRDefault="00590812" w:rsidP="00590812">
      <w:pPr>
        <w:spacing w:after="120" w:line="480" w:lineRule="auto"/>
        <w:jc w:val="both"/>
        <w:rPr>
          <w:rFonts w:ascii="Times New Roman" w:hAnsi="Times New Roman"/>
          <w:sz w:val="28"/>
          <w:szCs w:val="28"/>
        </w:rPr>
      </w:pPr>
      <w:r w:rsidRPr="00A3636C">
        <w:rPr>
          <w:rFonts w:ascii="Times New Roman" w:hAnsi="Times New Roman"/>
          <w:sz w:val="24"/>
          <w:szCs w:val="28"/>
        </w:rPr>
        <w:t>Recent efforts have been made to specifically enable low-resource language support for agriculture use cases. The Artificial Intelligence Extension Project (AIEP) Initiative (Collis, Kinyua, Kumar, and Lakougna, 2025) has been creating AI-powered extension services for small-holder farmers in Kenya. Their challenges included Automatic Speech Recognition (ASR) for Swahili, building a multilingual RAG system, and deploying on WhatsApp to reach users. Kissan- Dost is an AI-enabled, Multilingual, Sensor-fusion System for delivering contextualized Agriculture Advisory information through Conversational AI Interface” (Ali, Khan, Ahmad, Irfan, and Mustafa, 2026). The system allowed farmers to submit voice notes or text messages in their local language to ask questions about agriculture. Both of these systems show the promise and challenges of supporting AI-powered agriculture extension in low-resource languages.</w:t>
      </w:r>
    </w:p>
    <w:p w14:paraId="6402189A" w14:textId="77777777" w:rsidR="00590812" w:rsidRPr="00A3636C" w:rsidRDefault="00590812" w:rsidP="00590812">
      <w:pPr>
        <w:spacing w:before="120" w:after="120"/>
        <w:jc w:val="both"/>
        <w:rPr>
          <w:rFonts w:ascii="Times New Roman" w:hAnsi="Times New Roman"/>
          <w:sz w:val="28"/>
          <w:szCs w:val="28"/>
        </w:rPr>
      </w:pPr>
    </w:p>
    <w:p w14:paraId="3F76CAA6" w14:textId="77777777" w:rsidR="00590812" w:rsidRPr="00A3636C" w:rsidRDefault="00590812" w:rsidP="00590812">
      <w:pPr>
        <w:spacing w:after="120" w:line="480" w:lineRule="auto"/>
        <w:rPr>
          <w:rFonts w:ascii="Times New Roman" w:hAnsi="Times New Roman"/>
          <w:b/>
          <w:bCs/>
          <w:sz w:val="28"/>
          <w:szCs w:val="28"/>
        </w:rPr>
      </w:pPr>
      <w:r>
        <w:rPr>
          <w:rFonts w:ascii="Times New Roman" w:hAnsi="Times New Roman"/>
          <w:b/>
          <w:sz w:val="24"/>
        </w:rPr>
        <w:t>2.2 Terms</w:t>
      </w:r>
    </w:p>
    <w:p w14:paraId="4B492210" w14:textId="77777777" w:rsidR="00590812" w:rsidRPr="00A3636C" w:rsidRDefault="00590812" w:rsidP="00590812">
      <w:pPr>
        <w:spacing w:after="120" w:line="480" w:lineRule="auto"/>
        <w:rPr>
          <w:rFonts w:ascii="Times New Roman" w:hAnsi="Times New Roman"/>
          <w:b/>
          <w:bCs/>
          <w:sz w:val="28"/>
          <w:szCs w:val="28"/>
        </w:rPr>
      </w:pPr>
      <w:r>
        <w:rPr>
          <w:rFonts w:ascii="Times New Roman" w:hAnsi="Times New Roman"/>
          <w:b/>
          <w:sz w:val="24"/>
        </w:rPr>
        <w:t>2.2.1 Retrieval-augmented generation</w:t>
      </w:r>
    </w:p>
    <w:p w14:paraId="4FAC9EE5" w14:textId="77777777" w:rsidR="00590812" w:rsidRPr="00A3636C" w:rsidRDefault="00590812" w:rsidP="00590812">
      <w:pPr>
        <w:spacing w:after="120" w:line="480" w:lineRule="auto"/>
        <w:jc w:val="both"/>
        <w:rPr>
          <w:rFonts w:ascii="Times New Roman" w:hAnsi="Times New Roman"/>
          <w:sz w:val="28"/>
          <w:szCs w:val="28"/>
        </w:rPr>
      </w:pPr>
      <w:r w:rsidRPr="00A3636C">
        <w:rPr>
          <w:rFonts w:ascii="Times New Roman" w:hAnsi="Times New Roman"/>
          <w:sz w:val="24"/>
          <w:szCs w:val="28"/>
        </w:rPr>
        <w:t xml:space="preserve">Retrieval-Augmented Generation (RAG) broadly means any system that couples either sparse or dense knowledge retrieval with a generative language model (LLM). In the context </w:t>
      </w:r>
      <w:r w:rsidRPr="00A3636C">
        <w:rPr>
          <w:rFonts w:ascii="Times New Roman" w:hAnsi="Times New Roman"/>
          <w:sz w:val="24"/>
          <w:szCs w:val="28"/>
        </w:rPr>
        <w:lastRenderedPageBreak/>
        <w:t>of using LLMs for agriculture advisory RAG systems allow LLMs to query external domain-specific knowledge bases that have been validated by experts</w:t>
      </w:r>
      <w:r w:rsidR="003D60E7">
        <w:rPr>
          <w:rFonts w:ascii="Times New Roman" w:hAnsi="Times New Roman"/>
          <w:sz w:val="24"/>
          <w:szCs w:val="28"/>
        </w:rPr>
        <w:t xml:space="preserve"> </w:t>
      </w:r>
      <w:r w:rsidRPr="00A3636C">
        <w:rPr>
          <w:rFonts w:ascii="Times New Roman" w:hAnsi="Times New Roman"/>
          <w:sz w:val="24"/>
          <w:szCs w:val="28"/>
        </w:rPr>
        <w:t>(e.g., crop knowledge graphs, pest diagnosis engines) before generating responses. This effectively tamps down hallucinations by providing the “truth”</w:t>
      </w:r>
      <w:r w:rsidR="003D60E7">
        <w:rPr>
          <w:rFonts w:ascii="Times New Roman" w:hAnsi="Times New Roman"/>
          <w:sz w:val="24"/>
          <w:szCs w:val="28"/>
        </w:rPr>
        <w:t xml:space="preserve"> </w:t>
      </w:r>
      <w:r w:rsidRPr="00A3636C">
        <w:rPr>
          <w:rFonts w:ascii="Times New Roman" w:hAnsi="Times New Roman"/>
          <w:sz w:val="24"/>
          <w:szCs w:val="28"/>
        </w:rPr>
        <w:t>(external KBs) to LLMs before they respond.</w:t>
      </w:r>
    </w:p>
    <w:p w14:paraId="2C58A44A" w14:textId="77777777" w:rsidR="00590812" w:rsidRPr="00A3636C" w:rsidRDefault="00590812" w:rsidP="00590812">
      <w:pPr>
        <w:spacing w:before="120" w:after="120"/>
        <w:jc w:val="both"/>
        <w:rPr>
          <w:rFonts w:ascii="Times New Roman" w:hAnsi="Times New Roman"/>
          <w:sz w:val="28"/>
          <w:szCs w:val="28"/>
        </w:rPr>
      </w:pPr>
    </w:p>
    <w:p w14:paraId="5FA37057" w14:textId="77777777" w:rsidR="00590812" w:rsidRPr="00A3636C" w:rsidRDefault="00590812" w:rsidP="00590812">
      <w:pPr>
        <w:spacing w:after="120" w:line="480" w:lineRule="auto"/>
        <w:rPr>
          <w:rFonts w:ascii="Times New Roman" w:hAnsi="Times New Roman"/>
          <w:b/>
          <w:bCs/>
          <w:sz w:val="28"/>
          <w:szCs w:val="28"/>
        </w:rPr>
      </w:pPr>
      <w:r>
        <w:rPr>
          <w:rFonts w:ascii="Times New Roman" w:hAnsi="Times New Roman"/>
          <w:b/>
          <w:sz w:val="24"/>
        </w:rPr>
        <w:t>2.2.2 Multimodal information retrieval &amp; vector store</w:t>
      </w:r>
    </w:p>
    <w:p w14:paraId="1C19A20F" w14:textId="77777777" w:rsidR="00590812" w:rsidRPr="00A3636C" w:rsidRDefault="00590812" w:rsidP="00590812">
      <w:pPr>
        <w:spacing w:after="120" w:line="480" w:lineRule="auto"/>
        <w:jc w:val="both"/>
        <w:rPr>
          <w:rFonts w:ascii="Times New Roman" w:hAnsi="Times New Roman"/>
          <w:sz w:val="28"/>
          <w:szCs w:val="28"/>
        </w:rPr>
      </w:pPr>
      <w:r w:rsidRPr="00A3636C">
        <w:rPr>
          <w:rFonts w:ascii="Times New Roman" w:hAnsi="Times New Roman"/>
          <w:sz w:val="24"/>
          <w:szCs w:val="28"/>
        </w:rPr>
        <w:t>Multimodal Information Retrieval means having a single index that supports querying and retrieval over different types of data modalities. For example, a farm management app supporting text (crop management articles), images (leaf symptoms), voice queries (Farmer asks by speaking to the application), and telemetry (IoT sensors) can provide multimodal information retrieval. Vector Store is when we take any type of input and convert it to a high dimensional vector. We can take pictures and text and embed them into the same vector space to allow for similarity searching over images and text.</w:t>
      </w:r>
    </w:p>
    <w:p w14:paraId="1E6AD4DF" w14:textId="77777777" w:rsidR="00590812" w:rsidRPr="00A3636C" w:rsidRDefault="00590812" w:rsidP="00590812">
      <w:pPr>
        <w:spacing w:after="120" w:line="480" w:lineRule="auto"/>
        <w:rPr>
          <w:rFonts w:ascii="Times New Roman" w:hAnsi="Times New Roman"/>
          <w:b/>
          <w:bCs/>
          <w:sz w:val="28"/>
          <w:szCs w:val="28"/>
        </w:rPr>
      </w:pPr>
      <w:r>
        <w:rPr>
          <w:rFonts w:ascii="Times New Roman" w:hAnsi="Times New Roman"/>
          <w:b/>
          <w:sz w:val="24"/>
        </w:rPr>
        <w:t>2.2.3 Extension</w:t>
      </w:r>
    </w:p>
    <w:p w14:paraId="03752411" w14:textId="77777777" w:rsidR="00590812" w:rsidRPr="00A3636C" w:rsidRDefault="00590812" w:rsidP="00590812">
      <w:pPr>
        <w:spacing w:after="120" w:line="480" w:lineRule="auto"/>
        <w:jc w:val="both"/>
        <w:rPr>
          <w:rFonts w:ascii="Times New Roman" w:hAnsi="Times New Roman"/>
          <w:sz w:val="28"/>
          <w:szCs w:val="28"/>
        </w:rPr>
      </w:pPr>
      <w:r w:rsidRPr="00A3636C">
        <w:rPr>
          <w:rFonts w:ascii="Times New Roman" w:hAnsi="Times New Roman"/>
          <w:sz w:val="24"/>
          <w:szCs w:val="28"/>
        </w:rPr>
        <w:t>In essence, Extension refers to the ecosystem of public, private and civil society advisory services and actors that work to convey information about agricultural research, diagnosis, market prices, and sustainable practices to farmers in order to improve their practices and yields.</w:t>
      </w:r>
    </w:p>
    <w:p w14:paraId="3FF5445E" w14:textId="77777777" w:rsidR="00590812" w:rsidRPr="00A3636C" w:rsidRDefault="00590812" w:rsidP="00590812">
      <w:pPr>
        <w:spacing w:after="120" w:line="480" w:lineRule="auto"/>
        <w:rPr>
          <w:rFonts w:ascii="Times New Roman" w:hAnsi="Times New Roman"/>
          <w:b/>
          <w:bCs/>
          <w:sz w:val="28"/>
          <w:szCs w:val="28"/>
        </w:rPr>
      </w:pPr>
      <w:r>
        <w:rPr>
          <w:rFonts w:ascii="Times New Roman" w:hAnsi="Times New Roman"/>
          <w:b/>
          <w:sz w:val="24"/>
        </w:rPr>
        <w:t>2.2.4 Dense vs sparse retrieval</w:t>
      </w:r>
    </w:p>
    <w:p w14:paraId="3F4C99B9" w14:textId="77777777" w:rsidR="00590812" w:rsidRPr="00A3636C" w:rsidRDefault="00590812" w:rsidP="00590812">
      <w:pPr>
        <w:spacing w:after="120" w:line="480" w:lineRule="auto"/>
        <w:jc w:val="both"/>
        <w:rPr>
          <w:rFonts w:ascii="Times New Roman" w:hAnsi="Times New Roman"/>
          <w:sz w:val="28"/>
          <w:szCs w:val="28"/>
        </w:rPr>
      </w:pPr>
      <w:r w:rsidRPr="00A3636C">
        <w:rPr>
          <w:rFonts w:ascii="Times New Roman" w:hAnsi="Times New Roman"/>
          <w:sz w:val="24"/>
          <w:szCs w:val="28"/>
        </w:rPr>
        <w:t xml:space="preserve">Sparse Retrieval is the traditional retrieval approach which is based on keyword matching. Algorithms like BM25 and TF-IDF follow this retrieval approach. Dense Retrieval, on the other hand, refers to using neural-networks based representations of queries and documents </w:t>
      </w:r>
      <w:r w:rsidRPr="00A3636C">
        <w:rPr>
          <w:rFonts w:ascii="Times New Roman" w:hAnsi="Times New Roman"/>
          <w:sz w:val="24"/>
          <w:szCs w:val="28"/>
        </w:rPr>
        <w:lastRenderedPageBreak/>
        <w:t>to determine matches. Dense retrieval techniques include bi-encoders, cross-encoders, BERT-embeddings, etc.</w:t>
      </w:r>
    </w:p>
    <w:p w14:paraId="78B2244C" w14:textId="77777777" w:rsidR="00590812" w:rsidRPr="00A3636C" w:rsidRDefault="00590812" w:rsidP="00590812">
      <w:pPr>
        <w:spacing w:after="120" w:line="480" w:lineRule="auto"/>
        <w:rPr>
          <w:rFonts w:ascii="Times New Roman" w:hAnsi="Times New Roman"/>
          <w:b/>
          <w:bCs/>
          <w:sz w:val="28"/>
          <w:szCs w:val="28"/>
        </w:rPr>
      </w:pPr>
      <w:r>
        <w:rPr>
          <w:rFonts w:ascii="Times New Roman" w:hAnsi="Times New Roman"/>
          <w:b/>
          <w:sz w:val="24"/>
        </w:rPr>
        <w:t>2.2.5 Low-resource language &amp; dialect</w:t>
      </w:r>
    </w:p>
    <w:p w14:paraId="65276C7F" w14:textId="77777777" w:rsidR="00590812" w:rsidRPr="00A3636C" w:rsidRDefault="00590812" w:rsidP="00590812">
      <w:pPr>
        <w:spacing w:after="120" w:line="480" w:lineRule="auto"/>
        <w:jc w:val="both"/>
        <w:rPr>
          <w:rFonts w:ascii="Times New Roman" w:hAnsi="Times New Roman"/>
          <w:sz w:val="28"/>
          <w:szCs w:val="28"/>
        </w:rPr>
      </w:pPr>
      <w:r w:rsidRPr="00A3636C">
        <w:rPr>
          <w:rFonts w:ascii="Times New Roman" w:hAnsi="Times New Roman"/>
          <w:sz w:val="24"/>
          <w:szCs w:val="28"/>
        </w:rPr>
        <w:t>Languages &amp; Dialects for which we do not have enough data, written script or training data are called low-resource languages. There are hundreds of such languages/dialects spoken around the world. In the Indian context, we want to provide AI-technological support for these languages/dialects. To do so, we use techniques like transfer learning, PEFT, speech-to-text transliteration, etc.</w:t>
      </w:r>
    </w:p>
    <w:p w14:paraId="347A2BC3" w14:textId="77777777" w:rsidR="00590812" w:rsidRPr="00A3636C" w:rsidRDefault="00590812" w:rsidP="00590812">
      <w:pPr>
        <w:spacing w:after="120" w:line="480" w:lineRule="auto"/>
        <w:rPr>
          <w:rFonts w:ascii="Times New Roman" w:hAnsi="Times New Roman"/>
          <w:b/>
          <w:bCs/>
          <w:sz w:val="28"/>
          <w:szCs w:val="28"/>
        </w:rPr>
      </w:pPr>
      <w:r>
        <w:rPr>
          <w:rFonts w:ascii="Times New Roman" w:hAnsi="Times New Roman"/>
          <w:b/>
          <w:sz w:val="24"/>
        </w:rPr>
        <w:t>2.2.6 LLMs</w:t>
      </w:r>
    </w:p>
    <w:p w14:paraId="4DEDB9B2" w14:textId="77777777" w:rsidR="00590812" w:rsidRPr="00A3636C" w:rsidRDefault="00590812" w:rsidP="00590812">
      <w:pPr>
        <w:spacing w:after="120" w:line="480" w:lineRule="auto"/>
        <w:jc w:val="both"/>
        <w:rPr>
          <w:rFonts w:ascii="Times New Roman" w:hAnsi="Times New Roman"/>
          <w:sz w:val="28"/>
          <w:szCs w:val="28"/>
        </w:rPr>
      </w:pPr>
      <w:r w:rsidRPr="00A3636C">
        <w:rPr>
          <w:rFonts w:ascii="Times New Roman" w:hAnsi="Times New Roman"/>
          <w:sz w:val="24"/>
          <w:szCs w:val="28"/>
        </w:rPr>
        <w:t>Large Language Models (LLMs) are transformer-based neural networks that are pretrained on large corpora of text data. They can be used for many downstream tasks, many of which we can use in a zero-shot or few-shot manner. Examples of such tasks are: reasoning, Code completion, Contextual knowledge synthesis, Language translation etc.</w:t>
      </w:r>
    </w:p>
    <w:p w14:paraId="33F9C40C" w14:textId="77777777" w:rsidR="00590812" w:rsidRPr="00A3636C" w:rsidRDefault="00590812" w:rsidP="00590812">
      <w:pPr>
        <w:spacing w:after="120" w:line="480" w:lineRule="auto"/>
        <w:rPr>
          <w:rFonts w:ascii="Times New Roman" w:hAnsi="Times New Roman"/>
          <w:b/>
          <w:bCs/>
          <w:sz w:val="28"/>
          <w:szCs w:val="28"/>
        </w:rPr>
      </w:pPr>
      <w:r>
        <w:rPr>
          <w:rFonts w:ascii="Times New Roman" w:hAnsi="Times New Roman"/>
          <w:b/>
          <w:sz w:val="24"/>
        </w:rPr>
        <w:t>2.3 Applications Areas</w:t>
      </w:r>
    </w:p>
    <w:p w14:paraId="0FE2C6CC" w14:textId="77777777" w:rsidR="00590812" w:rsidRPr="00A3636C" w:rsidRDefault="00590812" w:rsidP="00590812">
      <w:pPr>
        <w:spacing w:after="120" w:line="480" w:lineRule="auto"/>
        <w:rPr>
          <w:rFonts w:ascii="Times New Roman" w:hAnsi="Times New Roman"/>
          <w:b/>
          <w:bCs/>
          <w:sz w:val="28"/>
          <w:szCs w:val="28"/>
        </w:rPr>
      </w:pPr>
      <w:r>
        <w:rPr>
          <w:rFonts w:ascii="Times New Roman" w:hAnsi="Times New Roman"/>
          <w:b/>
          <w:sz w:val="24"/>
        </w:rPr>
        <w:t>2.3.1 Retrieval-augmented generation in agricultural advisory use cases</w:t>
      </w:r>
    </w:p>
    <w:p w14:paraId="09F129B3" w14:textId="77777777" w:rsidR="00590812" w:rsidRPr="00A3636C" w:rsidRDefault="00590812" w:rsidP="00590812">
      <w:pPr>
        <w:spacing w:after="120" w:line="480" w:lineRule="auto"/>
        <w:jc w:val="both"/>
        <w:rPr>
          <w:rFonts w:ascii="Times New Roman" w:hAnsi="Times New Roman"/>
          <w:sz w:val="28"/>
          <w:szCs w:val="28"/>
        </w:rPr>
      </w:pPr>
      <w:r w:rsidRPr="00A3636C">
        <w:rPr>
          <w:rFonts w:ascii="Times New Roman" w:hAnsi="Times New Roman"/>
          <w:sz w:val="24"/>
          <w:szCs w:val="28"/>
        </w:rPr>
        <w:t>Research into implementing RAG for agricultural use-cases is relatively new, with several papers published over the past year alone. In this section, we review each of these papers, highlighting their contributions as well as limitations.</w:t>
      </w:r>
    </w:p>
    <w:p w14:paraId="03D9643D" w14:textId="77777777" w:rsidR="00590812" w:rsidRPr="00A3636C" w:rsidRDefault="00590812" w:rsidP="00590812">
      <w:pPr>
        <w:spacing w:after="120" w:line="480" w:lineRule="auto"/>
        <w:jc w:val="both"/>
        <w:rPr>
          <w:rFonts w:ascii="Times New Roman" w:hAnsi="Times New Roman"/>
          <w:sz w:val="28"/>
          <w:szCs w:val="28"/>
        </w:rPr>
      </w:pPr>
      <w:r w:rsidRPr="00A3636C">
        <w:rPr>
          <w:rFonts w:ascii="Times New Roman" w:hAnsi="Times New Roman"/>
          <w:sz w:val="24"/>
          <w:szCs w:val="28"/>
        </w:rPr>
        <w:t xml:space="preserve">Vizniuk, Diachenko, and Laktionov (2025) gave a survey on Retrieval-Augmented Generation using Large Language Models for Decision Making in Agriculture. Topics discussed in the survey include generation of training data using multimodal LLMs, various techniques for knowledge retrieval and indexing strategies. This survey goes into details </w:t>
      </w:r>
      <w:r w:rsidRPr="00A3636C">
        <w:rPr>
          <w:rFonts w:ascii="Times New Roman" w:hAnsi="Times New Roman"/>
          <w:sz w:val="24"/>
          <w:szCs w:val="28"/>
        </w:rPr>
        <w:lastRenderedPageBreak/>
        <w:t>about how different types of Agricultural knowledge can be leveraged including weather data, soil databases, crop growth models, market prices to inform decisions. Since decisions in agriculture are high-risk decisions farmer’s lives and livelihoods depending on the correctness of the decision, it is paramount the proposed solution doesn’t generate hallucinated responses. While this survey serves as a great categorization of different RAG use-cases in agriculture, it only considers high-resource languages.</w:t>
      </w:r>
    </w:p>
    <w:p w14:paraId="45E73214" w14:textId="77777777" w:rsidR="00590812" w:rsidRPr="00A3636C" w:rsidRDefault="00590812" w:rsidP="00590812">
      <w:pPr>
        <w:spacing w:before="120" w:after="120"/>
        <w:jc w:val="both"/>
        <w:rPr>
          <w:rFonts w:ascii="Times New Roman" w:hAnsi="Times New Roman"/>
          <w:sz w:val="28"/>
          <w:szCs w:val="28"/>
        </w:rPr>
      </w:pPr>
    </w:p>
    <w:p w14:paraId="517912C4" w14:textId="77777777" w:rsidR="00590812" w:rsidRPr="00A3636C" w:rsidRDefault="00590812" w:rsidP="00590812">
      <w:pPr>
        <w:spacing w:after="120" w:line="480" w:lineRule="auto"/>
        <w:jc w:val="both"/>
        <w:rPr>
          <w:rFonts w:ascii="Times New Roman" w:hAnsi="Times New Roman"/>
          <w:sz w:val="28"/>
          <w:szCs w:val="28"/>
        </w:rPr>
      </w:pPr>
      <w:r w:rsidRPr="00A3636C">
        <w:rPr>
          <w:rFonts w:ascii="Times New Roman" w:hAnsi="Times New Roman"/>
          <w:sz w:val="24"/>
          <w:szCs w:val="28"/>
        </w:rPr>
        <w:t>Liu, Li, Qi, Yuan, and Yang (2026) introduced TARAG, a Time-Aware Retrieval-Augmented Generation framework designed to support precision crop pest and disease management. The system addresses an important limitation of conventional RAG systems: the temporal relevance of agricultural information. Pest and disease pressures vary seasonally, and recommendations that are appropriate for one growing season may be ineffective or harmful in another. TARAG incorporates a hybrid retrieval module that considers temporal factors alongside semantic relevance, and a time-based generation module that conditions outputs on the current date and seasonal context. Evaluation demonstrated improved relevance of pest management recommendations compared to time-agnostic RAG baselines. The work's limitation lies in its narrow focus on pest and disease management, with extension to broader agricultural advisory tasks remaining as future work.</w:t>
      </w:r>
    </w:p>
    <w:p w14:paraId="2CD1B974" w14:textId="77777777" w:rsidR="00590812" w:rsidRPr="00A3636C" w:rsidRDefault="00590812" w:rsidP="00590812">
      <w:pPr>
        <w:spacing w:after="120" w:line="480" w:lineRule="auto"/>
        <w:jc w:val="both"/>
        <w:rPr>
          <w:rFonts w:ascii="Times New Roman" w:hAnsi="Times New Roman"/>
          <w:sz w:val="28"/>
          <w:szCs w:val="28"/>
        </w:rPr>
      </w:pPr>
      <w:r w:rsidRPr="00A3636C">
        <w:rPr>
          <w:rFonts w:ascii="Times New Roman" w:hAnsi="Times New Roman"/>
          <w:sz w:val="24"/>
          <w:szCs w:val="28"/>
        </w:rPr>
        <w:t xml:space="preserve">Li, et al. (2026) constructed a RAG-based model for Agricultural domain called CAMAGRI-GPT . CAMAGRI-GPT uses Domain adapted large language models using parameter efficient fine tuning for fine-tuning of pre-trained LLMs on agricultural knowledge. Novel aspect includes multimodal information integrated into retrieval steps of Knowledge necessary for retrieval and generating response. LI, et al. show how using parameter-efficient </w:t>
      </w:r>
      <w:r w:rsidRPr="00A3636C">
        <w:rPr>
          <w:rFonts w:ascii="Times New Roman" w:hAnsi="Times New Roman"/>
          <w:sz w:val="24"/>
          <w:szCs w:val="28"/>
        </w:rPr>
        <w:lastRenderedPageBreak/>
        <w:t>techniques allows building useful agricultural RAG models without a lot of computational resources hence can be deployed in low-resource environments. Since their work was evaluated on a Chinese corpus of agriculture-related data, further work is needed to show how this technique generalizes to other agricultural knowledgebases and languages.</w:t>
      </w:r>
    </w:p>
    <w:p w14:paraId="04C45F3A" w14:textId="77777777" w:rsidR="00590812" w:rsidRPr="00A3636C" w:rsidRDefault="00590812" w:rsidP="00590812">
      <w:pPr>
        <w:spacing w:after="120" w:line="480" w:lineRule="auto"/>
        <w:jc w:val="both"/>
        <w:rPr>
          <w:rFonts w:ascii="Times New Roman" w:hAnsi="Times New Roman"/>
          <w:sz w:val="28"/>
          <w:szCs w:val="28"/>
        </w:rPr>
      </w:pPr>
      <w:r w:rsidRPr="00A3636C">
        <w:rPr>
          <w:rFonts w:ascii="Times New Roman" w:hAnsi="Times New Roman"/>
          <w:sz w:val="24"/>
          <w:szCs w:val="28"/>
        </w:rPr>
        <w:t>Sawant, Nair, and Hariharan (2026) introduced a novel LLM Advisory framework using retrieval-augmented generation to assist farmers in making informed decisions. One component of their system includes multimodal customs data retrieval. Evaluations are done on factual correctness across different agricultural dataset. Contributions of this paper include highlighting need for grounding LLM responses in factual information, specifically in agricultural knowledge to ensure no harmful information is provided to farmers. This is partially done by having domain specific evaluation metrics for quality of agricultural advice. Limitations of this work include lack of emphasis on low-resource languages as the metrics for evaluation are only provided in English.</w:t>
      </w:r>
    </w:p>
    <w:p w14:paraId="7C85DD81" w14:textId="77777777" w:rsidR="00590812" w:rsidRPr="00A3636C" w:rsidRDefault="00590812" w:rsidP="00590812">
      <w:pPr>
        <w:spacing w:after="120" w:line="480" w:lineRule="auto"/>
        <w:jc w:val="both"/>
        <w:rPr>
          <w:rFonts w:ascii="Times New Roman" w:hAnsi="Times New Roman"/>
          <w:sz w:val="28"/>
          <w:szCs w:val="28"/>
        </w:rPr>
      </w:pPr>
      <w:r w:rsidRPr="00A3636C">
        <w:rPr>
          <w:rFonts w:ascii="Times New Roman" w:hAnsi="Times New Roman"/>
          <w:sz w:val="24"/>
          <w:szCs w:val="28"/>
        </w:rPr>
        <w:t>Han, Liu, and Norton (2026) proposed novel goat farming RAG assistant using a domain-first retrieval strategy. The authors show usefulness of domain specific retrieval and generation when building RAG assistants. Since knowledge about livestock can differ from general farming information (livestock, nutrition, breeding cattle could be example subtopics of livestock knowledge), showing that a domain-first strategy where assistants retrieve information from livestock knowledgebase before general agriculture knowledge helps provide more accurate generation. Contributions of this work include showing a use case for sub-domain specific RAG assistants in agriculture. It is still unknown how this technique scales to other subdomains of agriculture and other languages.</w:t>
      </w:r>
    </w:p>
    <w:p w14:paraId="368F88DD" w14:textId="77777777" w:rsidR="00590812" w:rsidRPr="00A3636C" w:rsidRDefault="00590812" w:rsidP="00590812">
      <w:pPr>
        <w:spacing w:after="120" w:line="480" w:lineRule="auto"/>
        <w:jc w:val="both"/>
        <w:rPr>
          <w:rFonts w:ascii="Times New Roman" w:hAnsi="Times New Roman"/>
          <w:sz w:val="28"/>
          <w:szCs w:val="28"/>
        </w:rPr>
      </w:pPr>
      <w:r w:rsidRPr="00A3636C">
        <w:rPr>
          <w:rFonts w:ascii="Times New Roman" w:hAnsi="Times New Roman"/>
          <w:sz w:val="24"/>
          <w:szCs w:val="28"/>
        </w:rPr>
        <w:lastRenderedPageBreak/>
        <w:t>Mujtaba (2025) presented a novel retrieval-augmented generation chatbot system which combines LLMs, Vector DBs to build a</w:t>
      </w:r>
      <w:r w:rsidR="003D60E7">
        <w:rPr>
          <w:rFonts w:ascii="Times New Roman" w:hAnsi="Times New Roman"/>
          <w:sz w:val="24"/>
          <w:szCs w:val="28"/>
        </w:rPr>
        <w:t>n</w:t>
      </w:r>
      <w:r w:rsidRPr="00A3636C">
        <w:rPr>
          <w:rFonts w:ascii="Times New Roman" w:hAnsi="Times New Roman"/>
          <w:sz w:val="24"/>
          <w:szCs w:val="28"/>
        </w:rPr>
        <w:t xml:space="preserve"> AI chat assistant for improving food security in Africa. Uses a chat bot UI that can be used by farmers and agricultural extension agents. System has a retriever which pulls information that could be useful for the farmers. Motivation of this work includes application of RAG frameworks in agricultural setting of Africa. Since most regions in Africa face serious capacity issues in their extension services, AI based chatbots can help improve those capabilities. Agricultural knowledge in system was not specified and how this system will perform in deployment setting was not shown. Work was also not multi-lingual which is important to consider for African farming communities.</w:t>
      </w:r>
    </w:p>
    <w:p w14:paraId="3B824873" w14:textId="77777777" w:rsidR="00590812" w:rsidRPr="00A3636C" w:rsidRDefault="00590812" w:rsidP="00590812">
      <w:pPr>
        <w:spacing w:before="120" w:after="120"/>
        <w:jc w:val="both"/>
        <w:rPr>
          <w:rFonts w:ascii="Times New Roman" w:hAnsi="Times New Roman"/>
          <w:sz w:val="28"/>
          <w:szCs w:val="28"/>
        </w:rPr>
      </w:pPr>
    </w:p>
    <w:p w14:paraId="1022262B" w14:textId="77777777" w:rsidR="00590812" w:rsidRPr="00A3636C" w:rsidRDefault="00590812" w:rsidP="00590812">
      <w:pPr>
        <w:spacing w:after="120" w:line="480" w:lineRule="auto"/>
        <w:jc w:val="both"/>
        <w:rPr>
          <w:rFonts w:ascii="Times New Roman" w:hAnsi="Times New Roman"/>
          <w:sz w:val="28"/>
          <w:szCs w:val="28"/>
        </w:rPr>
      </w:pPr>
      <w:r w:rsidRPr="00A3636C">
        <w:rPr>
          <w:rFonts w:ascii="Times New Roman" w:hAnsi="Times New Roman"/>
          <w:sz w:val="24"/>
          <w:szCs w:val="28"/>
        </w:rPr>
        <w:t>Recent advances in retrieval augmented generation have strengthened agricultural advisory systems by improving factual grounding and contextual accuracy (Sawant, et al.). Time aware retrieval frameworks further enhance decision making by aligning recommendations with seasonal pest and disease patterns (Liu, et al.). Condition aware systems also incorporate environmental variables such as soil and climate factors to improve reliability of advisory outputs (Wang and Chen, 2026). Region aware retrieval has been shown to improve localization of agricultural knowledge across diverse farming contexts (Fanuel, et al.).</w:t>
      </w:r>
    </w:p>
    <w:p w14:paraId="091EF08E" w14:textId="77777777" w:rsidR="00590812" w:rsidRPr="00A3636C" w:rsidRDefault="00590812" w:rsidP="00590812">
      <w:pPr>
        <w:spacing w:after="120" w:line="480" w:lineRule="auto"/>
        <w:jc w:val="both"/>
        <w:rPr>
          <w:rFonts w:ascii="Times New Roman" w:hAnsi="Times New Roman"/>
          <w:sz w:val="28"/>
          <w:szCs w:val="28"/>
        </w:rPr>
      </w:pPr>
      <w:r w:rsidRPr="00A3636C">
        <w:rPr>
          <w:rFonts w:ascii="Times New Roman" w:hAnsi="Times New Roman"/>
          <w:sz w:val="24"/>
          <w:szCs w:val="28"/>
        </w:rPr>
        <w:t xml:space="preserve">A critical observation across these studies is the tension between the sophistication of RAG architectures and the practical requirements of agricultural deployment. While technical innovations in retrieval mechanisms, temporal awareness, and multimodal processing demonstrate clear value, relatively few studies report on real-world deployment with farming populations. The gap between laboratory evaluation and field deployment represents a significant challenge for the field, as issues such as farmer trust, technology adoption, </w:t>
      </w:r>
      <w:r w:rsidRPr="00A3636C">
        <w:rPr>
          <w:rFonts w:ascii="Times New Roman" w:hAnsi="Times New Roman"/>
          <w:sz w:val="24"/>
          <w:szCs w:val="28"/>
        </w:rPr>
        <w:lastRenderedPageBreak/>
        <w:t>linguistic accessibility, and integration with existing extension systems may prove as important as technical retrieval accuracy in determining ultimate impact.</w:t>
      </w:r>
    </w:p>
    <w:p w14:paraId="02FF1C28" w14:textId="77777777" w:rsidR="00590812" w:rsidRPr="00A3636C" w:rsidRDefault="00590812" w:rsidP="00590812">
      <w:pPr>
        <w:spacing w:after="120" w:line="480" w:lineRule="auto"/>
        <w:rPr>
          <w:rFonts w:ascii="Times New Roman" w:hAnsi="Times New Roman"/>
          <w:b/>
          <w:bCs/>
          <w:sz w:val="28"/>
          <w:szCs w:val="28"/>
        </w:rPr>
      </w:pPr>
      <w:r>
        <w:rPr>
          <w:rFonts w:ascii="Times New Roman" w:hAnsi="Times New Roman"/>
          <w:b/>
          <w:sz w:val="24"/>
        </w:rPr>
        <w:t>2.3.2 Multimodal AI in agricultural extension and field diagnostics</w:t>
      </w:r>
    </w:p>
    <w:p w14:paraId="0FE7D039" w14:textId="77777777" w:rsidR="00590812" w:rsidRPr="00A3636C" w:rsidRDefault="00590812" w:rsidP="00590812">
      <w:pPr>
        <w:spacing w:after="120" w:line="480" w:lineRule="auto"/>
        <w:jc w:val="both"/>
        <w:rPr>
          <w:rFonts w:ascii="Times New Roman" w:hAnsi="Times New Roman"/>
          <w:sz w:val="28"/>
          <w:szCs w:val="28"/>
        </w:rPr>
      </w:pPr>
      <w:r w:rsidRPr="00A3636C">
        <w:rPr>
          <w:rFonts w:ascii="Times New Roman" w:hAnsi="Times New Roman"/>
          <w:sz w:val="24"/>
          <w:szCs w:val="28"/>
        </w:rPr>
        <w:t>Multimodal AI systems that can process and generate diverse types of content have shown significant promise for agricultural applications. This section reviews research on multimodal systems designed to enhance agricultural extension services.</w:t>
      </w:r>
    </w:p>
    <w:p w14:paraId="4B2BDC32" w14:textId="77777777" w:rsidR="00590812" w:rsidRPr="00A3636C" w:rsidRDefault="00590812" w:rsidP="00590812">
      <w:pPr>
        <w:spacing w:after="120" w:line="480" w:lineRule="auto"/>
        <w:jc w:val="both"/>
        <w:rPr>
          <w:rFonts w:ascii="Times New Roman" w:hAnsi="Times New Roman"/>
          <w:sz w:val="28"/>
          <w:szCs w:val="28"/>
        </w:rPr>
      </w:pPr>
      <w:r w:rsidRPr="00A3636C">
        <w:rPr>
          <w:rFonts w:ascii="Times New Roman" w:hAnsi="Times New Roman"/>
          <w:sz w:val="24"/>
          <w:szCs w:val="28"/>
        </w:rPr>
        <w:t>Sapkota, et al. (2025) provided the most comprehensive review of multimodal LLMs in agriculture to date, analyzing the state-of-the-art use of these models across agricultural tasks. The authors surveyed approaches to crop disease detection, pest identification, yield prediction, soil analysis, and agricultural question answering that leverage multimodal inputs including images, sensor data, and text. A key finding is that multimodal models can achieve superior performance compared to unimodal approaches by exploiting complementary information across modalities. For example, visual symptoms of crop disease combined with textual descriptions of environmental conditions can enable more accurate diagnosis than either modality alone. The review also highlighted the potential of open-weights generative models combined with retrieval augmented generation to provide precise, verifiable answers while protecting privacy and intellectual property. However, the authors noted that most existing work focuses on English-language contexts and high-resource agricultural systems, with limited attention to the multimodal requirements of smallholder farmers in developing regions.</w:t>
      </w:r>
    </w:p>
    <w:p w14:paraId="6CAB5190" w14:textId="77777777" w:rsidR="00590812" w:rsidRPr="00A3636C" w:rsidRDefault="00590812" w:rsidP="00590812">
      <w:pPr>
        <w:spacing w:after="120" w:line="480" w:lineRule="auto"/>
        <w:jc w:val="both"/>
        <w:rPr>
          <w:rFonts w:ascii="Times New Roman" w:hAnsi="Times New Roman"/>
          <w:sz w:val="28"/>
          <w:szCs w:val="28"/>
        </w:rPr>
      </w:pPr>
      <w:r w:rsidRPr="00A3636C">
        <w:rPr>
          <w:rFonts w:ascii="Times New Roman" w:hAnsi="Times New Roman"/>
          <w:sz w:val="24"/>
          <w:szCs w:val="28"/>
        </w:rPr>
        <w:t xml:space="preserve">Liu, et al. (2026) developed an intelligent multimodal question-answering system specifically tailored to fruit tree cultivation. The system, which combines APGM (Adaptive Prompt Generation Module), PBTCS (Prompt-Based Tree Cultivation System), and RAG, represents </w:t>
      </w:r>
      <w:r w:rsidRPr="00A3636C">
        <w:rPr>
          <w:rFonts w:ascii="Times New Roman" w:hAnsi="Times New Roman"/>
          <w:sz w:val="24"/>
          <w:szCs w:val="28"/>
        </w:rPr>
        <w:lastRenderedPageBreak/>
        <w:t>a novel architecture for domain-specific multimodal agricultural advisory. The lightweight multimodal prompt generation module enables efficient processing of farmer queries that may include both text and images, while the retrieval-augmented component ensures factual grounding in horticultural knowledge. The system's focus on a specific crop type allows for deep domain adaptation, though this specialization may limit transferability to other agricultural domains.</w:t>
      </w:r>
    </w:p>
    <w:p w14:paraId="0364F4A2" w14:textId="77777777" w:rsidR="00590812" w:rsidRPr="00A3636C" w:rsidRDefault="00590812" w:rsidP="00590812">
      <w:pPr>
        <w:spacing w:after="120" w:line="480" w:lineRule="auto"/>
        <w:jc w:val="both"/>
        <w:rPr>
          <w:rFonts w:ascii="Times New Roman" w:hAnsi="Times New Roman"/>
          <w:sz w:val="28"/>
          <w:szCs w:val="28"/>
        </w:rPr>
      </w:pPr>
      <w:r w:rsidRPr="00A3636C">
        <w:rPr>
          <w:rFonts w:ascii="Times New Roman" w:hAnsi="Times New Roman"/>
          <w:sz w:val="24"/>
          <w:szCs w:val="28"/>
        </w:rPr>
        <w:t>Boudiaf, Hussain, and Javed (2026) introduced AgriChat, a multimodal large language model for agriculture image understanding that incorporates a retrieval-augmented generation pipeline to address knowledge staleness and hallucination. The system specifically targets taxonomic diversity across agricultural entities, with knowledge coverage spanning 3,000 agricultural taxa. The retrieval mechanism enables the system to access up-to-date information that may not have been present in the model's training data, addressing a critical limitation of static LLMs for agricultural applications where new pest outbreaks, disease strains, and management practices emerge regularly. The authors' emphasis on taxonomic coverage is particularly relevant for agricultural advisory, as accurate identification of crop varieties, pest species, and disease pathogens is foundational to appropriate management recommendations.</w:t>
      </w:r>
    </w:p>
    <w:p w14:paraId="53098CF1" w14:textId="77777777" w:rsidR="00590812" w:rsidRPr="00A3636C" w:rsidRDefault="00590812" w:rsidP="00590812">
      <w:pPr>
        <w:spacing w:after="120" w:line="480" w:lineRule="auto"/>
        <w:jc w:val="both"/>
        <w:rPr>
          <w:rFonts w:ascii="Times New Roman" w:hAnsi="Times New Roman"/>
          <w:sz w:val="28"/>
          <w:szCs w:val="28"/>
        </w:rPr>
      </w:pPr>
      <w:r w:rsidRPr="00A3636C">
        <w:rPr>
          <w:rFonts w:ascii="Times New Roman" w:hAnsi="Times New Roman"/>
          <w:sz w:val="24"/>
          <w:szCs w:val="28"/>
        </w:rPr>
        <w:t xml:space="preserve">Canada et al. (2025) developed a multimodal conversational assistant for the characterization of agricultural plots from geospatial open data. The system enables natural language interaction with heterogeneous agricultural and geospatial datasets, allowing users to query about land characteristics, crop suitability, and spatial patterns through conversational interfaces. The RAG component allows the system to flexibly determine whether to rely on multimodal understanding of geospatial data or retrieval from textual knowledge bases, </w:t>
      </w:r>
      <w:r w:rsidRPr="00A3636C">
        <w:rPr>
          <w:rFonts w:ascii="Times New Roman" w:hAnsi="Times New Roman"/>
          <w:sz w:val="24"/>
          <w:szCs w:val="28"/>
        </w:rPr>
        <w:lastRenderedPageBreak/>
        <w:t>depending on the nature of the query. This work is notable for its integration of geospatial information, which is highly relevant for agricultural planning but rarely incorporated into conversational AI systems.</w:t>
      </w:r>
    </w:p>
    <w:p w14:paraId="3070EC31" w14:textId="77777777" w:rsidR="00590812" w:rsidRPr="00A3636C" w:rsidRDefault="00590812" w:rsidP="00590812">
      <w:pPr>
        <w:spacing w:after="120" w:line="480" w:lineRule="auto"/>
        <w:jc w:val="both"/>
        <w:rPr>
          <w:rFonts w:ascii="Times New Roman" w:hAnsi="Times New Roman"/>
          <w:sz w:val="28"/>
          <w:szCs w:val="28"/>
        </w:rPr>
      </w:pPr>
      <w:r w:rsidRPr="00A3636C">
        <w:rPr>
          <w:rFonts w:ascii="Times New Roman" w:hAnsi="Times New Roman"/>
          <w:sz w:val="24"/>
          <w:szCs w:val="28"/>
        </w:rPr>
        <w:t>Fanuel, et al. (2025) proposed AgriRegion, a region-aware retrieval framework designed specifically for agricultural question answering. The system incorporates geographical context into the retrieval process, recognizing that agricultural recommendations must be adapted to local climate, soil, and farming system conditions. The hierarchical agriculture benchmark (AgriBench) introduced alongside the retrieval framework enables systematic evaluation of agricultural AI systems across different geographical scales and agricultural domains. This work addresses an important gap in generic RAG systems, which may retrieve technically accurate information that is nonetheless inappropriate for the specific agro-ecological context of the querying farmer.</w:t>
      </w:r>
    </w:p>
    <w:p w14:paraId="7721EA31" w14:textId="77777777" w:rsidR="00590812" w:rsidRPr="00A3636C" w:rsidRDefault="00590812" w:rsidP="00590812">
      <w:pPr>
        <w:spacing w:after="120" w:line="480" w:lineRule="auto"/>
        <w:jc w:val="both"/>
        <w:rPr>
          <w:rFonts w:ascii="Times New Roman" w:hAnsi="Times New Roman"/>
          <w:sz w:val="28"/>
          <w:szCs w:val="28"/>
        </w:rPr>
      </w:pPr>
      <w:r w:rsidRPr="00A3636C">
        <w:rPr>
          <w:rFonts w:ascii="Times New Roman" w:hAnsi="Times New Roman"/>
          <w:sz w:val="24"/>
          <w:szCs w:val="28"/>
        </w:rPr>
        <w:t>Prathusha, Naveena, and Khedkar (2025) explored RAG-enhanced smart farming through multimodal fusion and AI-driven crop health diagnosis. Their methodology combines retrieval-augmented generation with multimodal data fusion for crop health monitoring in smart farm installations. The system processes multiple input types including visual imagery, sensor data, and farmer descriptions to generate comprehensive crop health assessments. The retrieval component ensures that diagnoses are grounded in verified agricultural knowledge rather than purely parametric model outputs. The work demonstrates the potential for integrating RAG-based advisory with precision agriculture technologies, though deployment considerations for resource-constrained smallholder settings are not fully addressed.</w:t>
      </w:r>
    </w:p>
    <w:p w14:paraId="6B224432" w14:textId="77777777" w:rsidR="00590812" w:rsidRPr="00A3636C" w:rsidRDefault="00590812" w:rsidP="00590812">
      <w:pPr>
        <w:spacing w:after="120" w:line="480" w:lineRule="auto"/>
        <w:jc w:val="both"/>
        <w:rPr>
          <w:rFonts w:ascii="Times New Roman" w:hAnsi="Times New Roman"/>
          <w:sz w:val="28"/>
          <w:szCs w:val="28"/>
        </w:rPr>
      </w:pPr>
      <w:r w:rsidRPr="00A3636C">
        <w:rPr>
          <w:rFonts w:ascii="Times New Roman" w:hAnsi="Times New Roman"/>
          <w:sz w:val="24"/>
          <w:szCs w:val="28"/>
        </w:rPr>
        <w:t xml:space="preserve">A common limitation across multimodal agricultural AI systems is the heavy reliance on visual modalities at the expense of other important input types, particularly speech and audio. </w:t>
      </w:r>
      <w:r w:rsidRPr="00A3636C">
        <w:rPr>
          <w:rFonts w:ascii="Times New Roman" w:hAnsi="Times New Roman"/>
          <w:sz w:val="24"/>
          <w:szCs w:val="28"/>
        </w:rPr>
        <w:lastRenderedPageBreak/>
        <w:t>While image-based diagnosis is clearly valuable, many farmers, especially those with limited literacy, may find voice-based interfaces more accessible. Additionally, the computational requirements of processing high-resolution agricultural images may limit deployment on devices with constrained processing power or network bandwidth. Future multimodal systems for agricultural extension would benefit from more balanced attention to diverse modalities and deployment constraints.</w:t>
      </w:r>
    </w:p>
    <w:p w14:paraId="1C9F2FAC" w14:textId="77777777" w:rsidR="00590812" w:rsidRPr="00A3636C" w:rsidRDefault="00590812" w:rsidP="00590812">
      <w:pPr>
        <w:spacing w:after="120" w:line="480" w:lineRule="auto"/>
        <w:rPr>
          <w:rFonts w:ascii="Times New Roman" w:hAnsi="Times New Roman"/>
          <w:sz w:val="28"/>
          <w:szCs w:val="28"/>
        </w:rPr>
      </w:pPr>
      <w:r>
        <w:rPr>
          <w:rFonts w:ascii="Times New Roman" w:hAnsi="Times New Roman"/>
          <w:b/>
          <w:sz w:val="24"/>
        </w:rPr>
        <w:t>2.3.3 Multilingual support and local dialect systems in agricultural AI</w:t>
      </w:r>
    </w:p>
    <w:p w14:paraId="21F4968E" w14:textId="77777777" w:rsidR="00590812" w:rsidRPr="00A3636C" w:rsidRDefault="00590812" w:rsidP="00590812">
      <w:pPr>
        <w:spacing w:after="120" w:line="480" w:lineRule="auto"/>
        <w:jc w:val="both"/>
        <w:rPr>
          <w:rFonts w:ascii="Times New Roman" w:hAnsi="Times New Roman"/>
          <w:sz w:val="28"/>
          <w:szCs w:val="28"/>
        </w:rPr>
      </w:pPr>
      <w:r w:rsidRPr="00A3636C">
        <w:rPr>
          <w:rFonts w:ascii="Times New Roman" w:hAnsi="Times New Roman"/>
          <w:sz w:val="24"/>
          <w:szCs w:val="28"/>
        </w:rPr>
        <w:t>The development of multilingual agricultural AI systems capable of serving farmers in their native languages has emerged as a critical research priority. This section reviews efforts to create linguistically inclusive agricultural information systems.</w:t>
      </w:r>
    </w:p>
    <w:p w14:paraId="3F407A7C" w14:textId="77777777" w:rsidR="00590812" w:rsidRPr="00A3636C" w:rsidRDefault="00590812" w:rsidP="00590812">
      <w:pPr>
        <w:spacing w:after="120" w:line="480" w:lineRule="auto"/>
        <w:jc w:val="both"/>
        <w:rPr>
          <w:rFonts w:ascii="Times New Roman" w:hAnsi="Times New Roman"/>
          <w:sz w:val="28"/>
          <w:szCs w:val="28"/>
        </w:rPr>
      </w:pPr>
      <w:r w:rsidRPr="00A3636C">
        <w:rPr>
          <w:rFonts w:ascii="Times New Roman" w:hAnsi="Times New Roman"/>
          <w:sz w:val="24"/>
          <w:szCs w:val="28"/>
        </w:rPr>
        <w:t>Bilal and Gopakumar (2025) released a valuable analysis for multimodal retrieval-augmented chatbots for Indic languages for farmers. Their survey paper highlights unique issues that arise when building agricultural chatbots for low resource Indic languages, namely low quality training data, morphological richness, and code-switching. They describe a unified system architecture which combines multilingual retriever modules alongside language-generation models fine-tuned on agricultural content in desired target languages. The authors list three important requirements to develop multilingual agricultural chatbots: agricultural content availability in regional languages, Cross Lingual Information Retrieval, and Multimodal Explanation to support farmers of all literacy levels. Their analysis shows that while engineering solutions are coming together for multilingual RAG systems, having good agricultural content in local languages is still required foundation.</w:t>
      </w:r>
    </w:p>
    <w:p w14:paraId="27A7CA07" w14:textId="77777777" w:rsidR="00590812" w:rsidRPr="00A3636C" w:rsidRDefault="00590812" w:rsidP="00590812">
      <w:pPr>
        <w:spacing w:after="120" w:line="480" w:lineRule="auto"/>
        <w:jc w:val="both"/>
        <w:rPr>
          <w:rFonts w:ascii="Times New Roman" w:hAnsi="Times New Roman"/>
          <w:sz w:val="28"/>
          <w:szCs w:val="28"/>
        </w:rPr>
      </w:pPr>
      <w:r w:rsidRPr="00A3636C">
        <w:rPr>
          <w:rFonts w:ascii="Times New Roman" w:hAnsi="Times New Roman"/>
          <w:sz w:val="24"/>
          <w:szCs w:val="28"/>
        </w:rPr>
        <w:t xml:space="preserve">Mehra and Anitha (20 25) released Dhenu Farmer, a multilingual voice-enabled farming chatbot built on the Dhenu2 language model to empower Indian farmers with information. </w:t>
      </w:r>
      <w:r w:rsidRPr="00A3636C">
        <w:rPr>
          <w:rFonts w:ascii="Times New Roman" w:hAnsi="Times New Roman"/>
          <w:sz w:val="24"/>
          <w:szCs w:val="28"/>
        </w:rPr>
        <w:lastRenderedPageBreak/>
        <w:t>The authors recognize that many Indian farmers would prefer speaking to a chatbot over typing, as well as voice-enabled applications dramatically decrease technology entry barriers. Dhenu Farmer supports nine Indian languages and leverages both speech recognition and agriculture information retrieval to respond to farmers with spoken language. They highlight that voice-first AI experiences will be important to reach some of the hardest-to-reach farming communities with low digital literacy, and is something that NLP research has generally ignored due to the industry's focus on text-based experiences. The authors showed promising accuracy levels on agricultural question answering in supported languages, however speech recognition coverage is still limited to major languages and does not include many regional dialects.</w:t>
      </w:r>
    </w:p>
    <w:p w14:paraId="6AFE465B" w14:textId="77777777" w:rsidR="00590812" w:rsidRPr="00A3636C" w:rsidRDefault="00590812" w:rsidP="00590812">
      <w:pPr>
        <w:spacing w:after="120" w:line="480" w:lineRule="auto"/>
        <w:jc w:val="both"/>
        <w:rPr>
          <w:rFonts w:ascii="Times New Roman" w:hAnsi="Times New Roman"/>
          <w:sz w:val="28"/>
          <w:szCs w:val="28"/>
        </w:rPr>
      </w:pPr>
      <w:r w:rsidRPr="00A3636C">
        <w:rPr>
          <w:rFonts w:ascii="Times New Roman" w:hAnsi="Times New Roman"/>
          <w:sz w:val="24"/>
          <w:szCs w:val="28"/>
        </w:rPr>
        <w:t>Lubawa, Nyambo, and Mduma (2025) introduced Ruziki Chatbot, a response-by-retrieval farming chatbot to improve horticulture extension work in Tanzania. This is one of the first working systems built for an East African agriculture context we are aware of. Similar to Dhenu2, Ruziki leverages mDeBERTa continued pre-trained on Multilingual Adaptive Pre-Training (MAPT) for agriculture in low-resource languages. Continued pre-training language models on agricultural multilingual corpora allows the models to better generalize agricultural concepts and terms. While still limited in scope, their prototype showed promise at building retrieval-based extension advisories in Swahili and English for horticulture. More work could expand this to cover all crops and larger farms of operation.</w:t>
      </w:r>
    </w:p>
    <w:p w14:paraId="37DE0CC4" w14:textId="77777777" w:rsidR="00590812" w:rsidRPr="00A3636C" w:rsidRDefault="00590812" w:rsidP="00590812">
      <w:pPr>
        <w:spacing w:after="120" w:line="480" w:lineRule="auto"/>
        <w:jc w:val="both"/>
        <w:rPr>
          <w:rFonts w:ascii="Times New Roman" w:hAnsi="Times New Roman"/>
          <w:sz w:val="28"/>
          <w:szCs w:val="28"/>
        </w:rPr>
      </w:pPr>
      <w:r w:rsidRPr="00A3636C">
        <w:rPr>
          <w:rFonts w:ascii="Times New Roman" w:hAnsi="Times New Roman"/>
          <w:sz w:val="24"/>
          <w:szCs w:val="28"/>
        </w:rPr>
        <w:t xml:space="preserve">Pandit, Jangle, Attar, and Gawande (2026) introduced Saajhedar, a multilingual agriculture AI scheme assistant. Saajhedar helps farmers learn about and apply for government-run agricultural schemes and programs. Agricultural schemes are a specific need farmers have for information that could dramatically improve their welfare, but are sorely underserved by </w:t>
      </w:r>
      <w:r w:rsidRPr="00A3636C">
        <w:rPr>
          <w:rFonts w:ascii="Times New Roman" w:hAnsi="Times New Roman"/>
          <w:sz w:val="24"/>
          <w:szCs w:val="28"/>
        </w:rPr>
        <w:lastRenderedPageBreak/>
        <w:t>current extension methods. Saajhedar currently supports several Indian languages and can inform farmers about eligibility, application process, and benefits of a variety of agricultural schemes. The authors also identify that this important government scheme information is only published in government languages and not laid out in a way helpful for farmers. Multilingual agriculture assistants can help bridge this gap.</w:t>
      </w:r>
    </w:p>
    <w:p w14:paraId="5C9C90D8" w14:textId="77777777" w:rsidR="00590812" w:rsidRPr="00A3636C" w:rsidRDefault="00590812" w:rsidP="00590812">
      <w:pPr>
        <w:spacing w:before="120" w:after="120"/>
        <w:jc w:val="both"/>
        <w:rPr>
          <w:rFonts w:ascii="Times New Roman" w:hAnsi="Times New Roman"/>
          <w:sz w:val="28"/>
          <w:szCs w:val="28"/>
        </w:rPr>
      </w:pPr>
    </w:p>
    <w:p w14:paraId="7D6D9FE8" w14:textId="77777777" w:rsidR="00590812" w:rsidRPr="00A3636C" w:rsidRDefault="00590812" w:rsidP="00590812">
      <w:pPr>
        <w:spacing w:after="120" w:line="480" w:lineRule="auto"/>
        <w:jc w:val="both"/>
        <w:rPr>
          <w:rFonts w:ascii="Times New Roman" w:hAnsi="Times New Roman"/>
          <w:sz w:val="28"/>
          <w:szCs w:val="28"/>
        </w:rPr>
      </w:pPr>
      <w:r w:rsidRPr="00A3636C">
        <w:rPr>
          <w:rFonts w:ascii="Times New Roman" w:hAnsi="Times New Roman"/>
          <w:sz w:val="24"/>
          <w:szCs w:val="28"/>
        </w:rPr>
        <w:t xml:space="preserve">Karim, Chowdhury, Nafi, and Alif (2025) proposed KrishiBot, an NLP framework to aid farming and language coverage for low-resource languages. Their system uses a RAG approach designed specifically for rapid chatbot creation tailored to farmers speaking low-resource languages. To account for the lack of training data available for agriculture in low-resource languages, they utilized cross-lingual transfer and synthetically generated training data. Their results show low-resource agricultural chatbots are possible, but high- and low-resource languages had a discrepancy in performance. </w:t>
      </w:r>
      <w:r w:rsidRPr="00A3636C">
        <w:rPr>
          <w:rFonts w:ascii="Times New Roman" w:hAnsi="Times New Roman"/>
          <w:sz w:val="24"/>
          <w:szCs w:val="28"/>
        </w:rPr>
        <w:br/>
        <w:t xml:space="preserve">Alexander, Janet, and Sri (20 25) introduced their proposed multilingual LLM based digital twin framework focused on building climate-resilient digital systems for precision agriculture for smallholder farmers. The authors discuss how their system leverages both agricultural knowledge graphs and edge-AI deployments to offer explainable, actionable, and multilingual advisories for farmers. Their proposed system fuses the concept of creating digital twins of agriculture that allow for virtual experimentation on farm management and output with a multilingual LLM front end that would provide recommendations to farmers in their native languages. The system aims to serve linguistically diverse populations in low-resource settings. </w:t>
      </w:r>
      <w:r w:rsidRPr="00A3636C">
        <w:rPr>
          <w:rFonts w:ascii="Times New Roman" w:hAnsi="Times New Roman"/>
          <w:sz w:val="24"/>
          <w:szCs w:val="28"/>
        </w:rPr>
        <w:br/>
        <w:t xml:space="preserve">Salman, Donda, and Tripathi (2026) created Krishi Saathi, a farmer-facing conversational </w:t>
      </w:r>
      <w:r w:rsidRPr="00A3636C">
        <w:rPr>
          <w:rFonts w:ascii="Times New Roman" w:hAnsi="Times New Roman"/>
          <w:sz w:val="24"/>
          <w:szCs w:val="28"/>
        </w:rPr>
        <w:lastRenderedPageBreak/>
        <w:t>agent currently deployed at 9 different Krishi Call Centers (KCCs) in India which has seen over 500,000 farmer queries. As of their writing, Krishi Saathi aids farmers by answering about 2,400 queries per day in their local languages. This framework has been deployed at a much larger scale in the real world than any of the above studies. With this deployment, they were able to analyze some of the pain points of running a multilingual system for agriculture, such as accurately recognizing various accents, local agricultural language, and code-switching. The authors claim the system learns from farmer interactions overtime to improve performance.</w:t>
      </w:r>
    </w:p>
    <w:p w14:paraId="719C87A1" w14:textId="77777777" w:rsidR="00590812" w:rsidRPr="00A3636C" w:rsidRDefault="00590812" w:rsidP="00590812">
      <w:pPr>
        <w:spacing w:after="120" w:line="480" w:lineRule="auto"/>
        <w:rPr>
          <w:rFonts w:ascii="Times New Roman" w:hAnsi="Times New Roman"/>
          <w:b/>
          <w:bCs/>
          <w:sz w:val="28"/>
          <w:szCs w:val="28"/>
        </w:rPr>
      </w:pPr>
      <w:r>
        <w:rPr>
          <w:rFonts w:ascii="Times New Roman" w:hAnsi="Times New Roman"/>
          <w:b/>
          <w:sz w:val="24"/>
        </w:rPr>
        <w:t>2.3.4 Information retrieval systems for agricultural knowledge bases</w:t>
      </w:r>
    </w:p>
    <w:p w14:paraId="1D0C318A" w14:textId="77777777" w:rsidR="00590812" w:rsidRPr="00A3636C" w:rsidRDefault="00590812" w:rsidP="00590812">
      <w:pPr>
        <w:spacing w:after="120" w:line="480" w:lineRule="auto"/>
        <w:jc w:val="both"/>
        <w:rPr>
          <w:rFonts w:ascii="Times New Roman" w:hAnsi="Times New Roman"/>
          <w:sz w:val="28"/>
          <w:szCs w:val="28"/>
        </w:rPr>
      </w:pPr>
      <w:r w:rsidRPr="00A3636C">
        <w:rPr>
          <w:rFonts w:ascii="Times New Roman" w:hAnsi="Times New Roman"/>
          <w:sz w:val="24"/>
          <w:szCs w:val="28"/>
        </w:rPr>
        <w:t>The development of effective information retrieval systems for agricultural knowledge has been the subject of extensive research, driven by the need to organize and provide access to the vast and growing body of agricultural information. This section reviews key contributions to agricultural information retrieval and knowledge management.</w:t>
      </w:r>
    </w:p>
    <w:p w14:paraId="77D52CF5" w14:textId="77777777" w:rsidR="00590812" w:rsidRPr="00A3636C" w:rsidRDefault="00590812" w:rsidP="00590812">
      <w:pPr>
        <w:spacing w:after="120" w:line="480" w:lineRule="auto"/>
        <w:jc w:val="both"/>
        <w:rPr>
          <w:rFonts w:ascii="Times New Roman" w:hAnsi="Times New Roman"/>
          <w:sz w:val="28"/>
          <w:szCs w:val="28"/>
        </w:rPr>
      </w:pPr>
      <w:r w:rsidRPr="00A3636C">
        <w:rPr>
          <w:rFonts w:ascii="Times New Roman" w:hAnsi="Times New Roman"/>
          <w:sz w:val="24"/>
          <w:szCs w:val="28"/>
        </w:rPr>
        <w:t>Zhao (2023) conducted a review on agricultural knowledge intelligent service technology. The study focused on intelligent systems that organize, store, retrieve, and deliver agricultural knowledge and spanned topics including early-generation database systems, ontology-based systems, knowledge graph approaches, and recent AI-driven approaches. Notably, agricultural knowledge services have gone through generations of development: from keyword search to semantic search with knowledge graphs to conversation-based access via large language models. The author also discussed at length knowledge quality assurance, which is critical in agriculture as the information provided has real-world impacts on farmer decisions and livelihoods.</w:t>
      </w:r>
    </w:p>
    <w:p w14:paraId="482AAB30" w14:textId="77777777" w:rsidR="00590812" w:rsidRPr="00A3636C" w:rsidRDefault="00590812" w:rsidP="00590812">
      <w:pPr>
        <w:spacing w:after="120" w:line="480" w:lineRule="auto"/>
        <w:jc w:val="both"/>
        <w:rPr>
          <w:rFonts w:ascii="Times New Roman" w:hAnsi="Times New Roman"/>
          <w:sz w:val="28"/>
          <w:szCs w:val="28"/>
        </w:rPr>
      </w:pPr>
      <w:r w:rsidRPr="00A3636C">
        <w:rPr>
          <w:rFonts w:ascii="Times New Roman" w:hAnsi="Times New Roman"/>
          <w:sz w:val="24"/>
          <w:szCs w:val="28"/>
        </w:rPr>
        <w:lastRenderedPageBreak/>
        <w:t>Yang, Mei, Xu, Yu, and Chen. (2024) conducted a systematic review on question answering systems to support intelligent agriculture production and sustainable management. The authors focused their review on existing knowledge storage approaches for agricultural question answering systems, comparing corpora-based approaches with knowledge graph-based and hybrid approaches. The work determined that corpus-based approaches using pre-trained language models were popular while knowledge graph-based approaches provide benefits in interpretability, verifiability, and providing clear provenance for information. The authors saw a growing trend in hybrid approaches.</w:t>
      </w:r>
    </w:p>
    <w:p w14:paraId="27F637C4" w14:textId="77777777" w:rsidR="00590812" w:rsidRPr="00A3636C" w:rsidRDefault="00590812" w:rsidP="00590812">
      <w:pPr>
        <w:spacing w:after="120" w:line="480" w:lineRule="auto"/>
        <w:jc w:val="both"/>
        <w:rPr>
          <w:rFonts w:ascii="Times New Roman" w:hAnsi="Times New Roman"/>
          <w:sz w:val="28"/>
          <w:szCs w:val="28"/>
        </w:rPr>
      </w:pPr>
      <w:r w:rsidRPr="00A3636C">
        <w:rPr>
          <w:rFonts w:ascii="Times New Roman" w:hAnsi="Times New Roman"/>
          <w:sz w:val="24"/>
          <w:szCs w:val="28"/>
        </w:rPr>
        <w:t>Tang, Yang, Tang, Aridas, and Talip (2024) present an agricultural information extraction method based on an improved version of the BiLSTM algorithm. Agricultural knowledge retrieval requires knowledge bases built from agricultural text, but practical sources of information like research studies and extension documents are filled with unstructured, noisy text. Extracting structured knowledge about crop names, pest species, management practices, and other agriculturally relevant entities is essential to building clean, high-quality knowledge bases for retrieval by downstream systems. While not specific to RAG-based systems, this work has applications in constructing knowledge sources that can be used for agricultural RAG.</w:t>
      </w:r>
    </w:p>
    <w:p w14:paraId="2BC62030" w14:textId="77777777" w:rsidR="00590812" w:rsidRPr="00A3636C" w:rsidRDefault="00590812" w:rsidP="00590812">
      <w:pPr>
        <w:spacing w:after="120" w:line="480" w:lineRule="auto"/>
        <w:jc w:val="both"/>
        <w:rPr>
          <w:rFonts w:ascii="Times New Roman" w:hAnsi="Times New Roman"/>
          <w:sz w:val="28"/>
          <w:szCs w:val="28"/>
        </w:rPr>
      </w:pPr>
      <w:r w:rsidRPr="00A3636C">
        <w:rPr>
          <w:rFonts w:ascii="Times New Roman" w:hAnsi="Times New Roman"/>
          <w:sz w:val="24"/>
          <w:szCs w:val="28"/>
        </w:rPr>
        <w:t xml:space="preserve">Wang and Zhao (2024) presented an agricultural knowledge graph built specifically to support integration with large language models. The AGKG (Agricultural Knowledge Graph) distills massive amounts of agricultural data and information into structured knowledge that is amenable to reasoning and knowledge retrieval. In addition to storing information in a machine-readable way, the knowledge graph format encodes precise relationships between entities. Combined with LLMs, such knowledge graphs can be used to </w:t>
      </w:r>
      <w:r w:rsidRPr="00A3636C">
        <w:rPr>
          <w:rFonts w:ascii="Times New Roman" w:hAnsi="Times New Roman"/>
          <w:sz w:val="24"/>
          <w:szCs w:val="28"/>
        </w:rPr>
        <w:lastRenderedPageBreak/>
        <w:t>both accurately retrieve specific facts and infer new knowledge based on requested queries. Knowledge graphs help combat the hallucination problem of LLMs by providing grounded, structured knowledge, while LLMs allow natural language access to knowledge graphs that would otherwise require bespoke query languages.</w:t>
      </w:r>
    </w:p>
    <w:p w14:paraId="6ACD9DF0" w14:textId="77777777" w:rsidR="00590812" w:rsidRPr="00A3636C" w:rsidRDefault="00590812" w:rsidP="00590812">
      <w:pPr>
        <w:spacing w:after="120" w:line="480" w:lineRule="auto"/>
        <w:jc w:val="both"/>
        <w:rPr>
          <w:rFonts w:ascii="Times New Roman" w:hAnsi="Times New Roman"/>
          <w:sz w:val="28"/>
          <w:szCs w:val="28"/>
        </w:rPr>
      </w:pPr>
      <w:r w:rsidRPr="00A3636C">
        <w:rPr>
          <w:rFonts w:ascii="Times New Roman" w:hAnsi="Times New Roman"/>
          <w:sz w:val="24"/>
          <w:szCs w:val="28"/>
        </w:rPr>
        <w:t>Jiang, Yan, and Liu (2025) present an agricultural large language model that leverages precise knowledge retrieval coupled with knowledge collaborative generation. The paper designs a system for filtering and precisely selecting relevant knowledge using information entropy, coupled with semantic retrieval from agricultural knowledge graphs. The knowledge collaborative generation approach merges retrieval results from several knowledge sources to present thorough generation responses. This work tackles the issue of information overload commonly found in agricultural advisory where standard retrieval may produce massive quantities of information that still requires filtering to return relevant results.</w:t>
      </w:r>
    </w:p>
    <w:p w14:paraId="6D30EB7B" w14:textId="77777777" w:rsidR="00590812" w:rsidRPr="00A3636C" w:rsidRDefault="00590812" w:rsidP="00590812">
      <w:pPr>
        <w:spacing w:after="120" w:line="480" w:lineRule="auto"/>
        <w:jc w:val="both"/>
        <w:rPr>
          <w:rFonts w:ascii="Times New Roman" w:hAnsi="Times New Roman"/>
          <w:sz w:val="28"/>
          <w:szCs w:val="28"/>
        </w:rPr>
      </w:pPr>
      <w:r w:rsidRPr="00A3636C">
        <w:rPr>
          <w:rFonts w:ascii="Times New Roman" w:hAnsi="Times New Roman"/>
          <w:sz w:val="24"/>
          <w:szCs w:val="28"/>
        </w:rPr>
        <w:t>Ravindran, et al. (2026) present AgroLLM, a system aimed at connecting farmers with other farmers and distilling academic agricultural knowledge into real-world practices. Similar to other works discussed here, this system pulls from many sources of information such as scientific literature, agricultural extension manuals, and farmer-created content. The focus on translating information into real-world practices that can be applied by smallholder farmers is a unique application of agricultural information retrieval. Rather than simply identifying relevant textbooks or documents, effective retrieval should contribute to practical, actionable advice for farmers considering their own constraints and abilities.</w:t>
      </w:r>
    </w:p>
    <w:p w14:paraId="08C6D216" w14:textId="77777777" w:rsidR="00590812" w:rsidRPr="00A3636C" w:rsidRDefault="00590812" w:rsidP="00590812">
      <w:pPr>
        <w:spacing w:after="120" w:line="480" w:lineRule="auto"/>
        <w:jc w:val="both"/>
        <w:rPr>
          <w:rFonts w:ascii="Times New Roman" w:hAnsi="Times New Roman"/>
          <w:sz w:val="28"/>
          <w:szCs w:val="28"/>
        </w:rPr>
      </w:pPr>
      <w:r w:rsidRPr="00A3636C">
        <w:rPr>
          <w:rFonts w:ascii="Times New Roman" w:hAnsi="Times New Roman"/>
          <w:sz w:val="24"/>
          <w:szCs w:val="28"/>
        </w:rPr>
        <w:t xml:space="preserve">Vekariya, Kumar, and Rengarajan (2024) present an ontology-based smart agriculture knowledge framework. Ontologies provide a machine-readable way to semantically describe knowledge in a given domain. Using semantic search instead of keyword search allows for </w:t>
      </w:r>
      <w:r w:rsidRPr="00A3636C">
        <w:rPr>
          <w:rFonts w:ascii="Times New Roman" w:hAnsi="Times New Roman"/>
          <w:sz w:val="24"/>
          <w:szCs w:val="28"/>
        </w:rPr>
        <w:lastRenderedPageBreak/>
        <w:t>information retrieval that can understand relationships between concepts. If one were to search for information about rice blast disease, an ontology could help retrieve information about the fungal pathogen, environmental conditions favorable for disease, and management practices all through semantic relationships. This work provides a strong example of how ontology-based knowledge management is still useful to RAG systems, especially when precision and interpretability are required.</w:t>
      </w:r>
    </w:p>
    <w:p w14:paraId="4E7647F8" w14:textId="77777777" w:rsidR="00590812" w:rsidRPr="00A3636C" w:rsidRDefault="00590812" w:rsidP="00590812">
      <w:pPr>
        <w:spacing w:after="120" w:line="480" w:lineRule="auto"/>
        <w:jc w:val="both"/>
        <w:rPr>
          <w:rFonts w:ascii="Times New Roman" w:hAnsi="Times New Roman"/>
          <w:sz w:val="28"/>
          <w:szCs w:val="28"/>
        </w:rPr>
      </w:pPr>
      <w:r w:rsidRPr="00A3636C">
        <w:rPr>
          <w:rFonts w:ascii="Times New Roman" w:hAnsi="Times New Roman"/>
          <w:sz w:val="24"/>
          <w:szCs w:val="28"/>
        </w:rPr>
        <w:t>Buitendag and Hattingh (2024) present a smart agricultural knowledge management system for supporting emergent farmers. Emergent farmers are novice farmers that typically lack formal education and training in farming. Agricultural knowledge presented to them should not only contain considerations for the lay user but also be delivered in a way that is understandable to the novice. The framework focuses heavily on knowledge objects (KOs), or reusable information packages that can be used individually or together to build agricultural advisory responses. These knowledge objects can be generated by experts but will be most effective if farmers are involved in the knowledge creation process.</w:t>
      </w:r>
    </w:p>
    <w:p w14:paraId="2AB3D4DB" w14:textId="77777777" w:rsidR="00590812" w:rsidRPr="00A3636C" w:rsidRDefault="00590812" w:rsidP="00590812">
      <w:pPr>
        <w:spacing w:before="120" w:after="120"/>
        <w:jc w:val="both"/>
        <w:rPr>
          <w:rFonts w:ascii="Times New Roman" w:hAnsi="Times New Roman"/>
          <w:sz w:val="28"/>
          <w:szCs w:val="28"/>
        </w:rPr>
      </w:pPr>
    </w:p>
    <w:p w14:paraId="4FF98E47" w14:textId="77777777" w:rsidR="00590812" w:rsidRPr="00A3636C" w:rsidRDefault="00590812" w:rsidP="00590812">
      <w:pPr>
        <w:spacing w:after="120" w:line="480" w:lineRule="auto"/>
        <w:jc w:val="both"/>
        <w:rPr>
          <w:rFonts w:ascii="Times New Roman" w:hAnsi="Times New Roman"/>
          <w:sz w:val="28"/>
          <w:szCs w:val="28"/>
        </w:rPr>
      </w:pPr>
      <w:r w:rsidRPr="00A3636C">
        <w:rPr>
          <w:rFonts w:ascii="Times New Roman" w:hAnsi="Times New Roman"/>
          <w:sz w:val="24"/>
          <w:szCs w:val="28"/>
        </w:rPr>
        <w:t>For retrieval optimization in resource-constrained settings, Arifin (2025) experimented with the impact of various re-ranking methods on small agricultural question-answering datasets. The study demonstrated that incorporating a re-ranking step in the retrieval pipeline significantly improves retrieval precision when dealing with limited localized knowledge bases, helping bridge the gap between small-scale datasets and large language model requirements.</w:t>
      </w:r>
    </w:p>
    <w:p w14:paraId="33D426E4" w14:textId="77777777" w:rsidR="00590812" w:rsidRPr="00A3636C" w:rsidRDefault="00590812" w:rsidP="00590812">
      <w:pPr>
        <w:spacing w:after="120" w:line="480" w:lineRule="auto"/>
        <w:jc w:val="both"/>
        <w:rPr>
          <w:rFonts w:ascii="Times New Roman" w:hAnsi="Times New Roman"/>
          <w:sz w:val="28"/>
          <w:szCs w:val="28"/>
        </w:rPr>
      </w:pPr>
      <w:r w:rsidRPr="00A3636C">
        <w:rPr>
          <w:rFonts w:ascii="Times New Roman" w:hAnsi="Times New Roman"/>
          <w:sz w:val="24"/>
          <w:szCs w:val="28"/>
        </w:rPr>
        <w:t xml:space="preserve">A critical observation across agricultural information retrieval studies is the tension between comprehensive knowledge coverage and practical utility. Systems that retrieve large volumes </w:t>
      </w:r>
      <w:r w:rsidRPr="00A3636C">
        <w:rPr>
          <w:rFonts w:ascii="Times New Roman" w:hAnsi="Times New Roman"/>
          <w:sz w:val="24"/>
          <w:szCs w:val="28"/>
        </w:rPr>
        <w:lastRenderedPageBreak/>
        <w:t>of potentially relevant information may overwhelm users, while systems that filter aggressively may miss important contextual information. This tension is particularly acute for agricultural applications, where recommendations must account for diverse local conditions that may not be fully captured in structured knowledge representations. The most promising approaches appear to be those that combine broad retrieval with intelligent synthesis and presentation, adapting the depth and format of information to user needs and capabilities.</w:t>
      </w:r>
    </w:p>
    <w:p w14:paraId="6CE4BE49" w14:textId="77777777" w:rsidR="00590812" w:rsidRPr="00A3636C" w:rsidRDefault="00590812" w:rsidP="00590812">
      <w:pPr>
        <w:spacing w:after="120" w:line="480" w:lineRule="auto"/>
        <w:rPr>
          <w:rFonts w:ascii="Times New Roman" w:hAnsi="Times New Roman"/>
          <w:b/>
          <w:bCs/>
          <w:sz w:val="28"/>
          <w:szCs w:val="28"/>
        </w:rPr>
      </w:pPr>
      <w:r>
        <w:rPr>
          <w:rFonts w:ascii="Times New Roman" w:hAnsi="Times New Roman"/>
          <w:b/>
          <w:sz w:val="24"/>
        </w:rPr>
        <w:t>2.4 Merits and Demerits</w:t>
      </w:r>
    </w:p>
    <w:p w14:paraId="1E64DEF9" w14:textId="77777777" w:rsidR="00590812" w:rsidRPr="00A3636C" w:rsidRDefault="00590812" w:rsidP="00590812">
      <w:pPr>
        <w:spacing w:after="120" w:line="480" w:lineRule="auto"/>
        <w:jc w:val="both"/>
        <w:rPr>
          <w:rFonts w:ascii="Times New Roman" w:hAnsi="Times New Roman"/>
          <w:sz w:val="28"/>
          <w:szCs w:val="28"/>
        </w:rPr>
      </w:pPr>
      <w:r w:rsidRPr="00A3636C">
        <w:rPr>
          <w:rFonts w:ascii="Times New Roman" w:hAnsi="Times New Roman"/>
          <w:sz w:val="24"/>
          <w:szCs w:val="28"/>
        </w:rPr>
        <w:t>The review of related works reveals significant advances in the constituent technologies and application domains relevant to the development of a multimodal RAG-based information retrieval system for agricultural extension services supporting local dialects. However, critical analysis identifies important limitations, inconsistencies, and gaps that warrant attention.</w:t>
      </w:r>
    </w:p>
    <w:p w14:paraId="1ECAB207" w14:textId="77777777" w:rsidR="00590812" w:rsidRPr="00A3636C" w:rsidRDefault="00590812" w:rsidP="00590812">
      <w:pPr>
        <w:spacing w:after="120" w:line="480" w:lineRule="auto"/>
        <w:rPr>
          <w:rFonts w:ascii="Times New Roman" w:hAnsi="Times New Roman"/>
          <w:b/>
          <w:bCs/>
          <w:sz w:val="28"/>
          <w:szCs w:val="28"/>
        </w:rPr>
      </w:pPr>
      <w:r>
        <w:rPr>
          <w:rFonts w:ascii="Times New Roman" w:hAnsi="Times New Roman"/>
          <w:b/>
          <w:sz w:val="24"/>
        </w:rPr>
        <w:t>2.4.1 Comparative strengths and weaknesses of agricultural AI systems</w:t>
      </w:r>
    </w:p>
    <w:p w14:paraId="611C7987" w14:textId="77777777" w:rsidR="00590812" w:rsidRPr="00A3636C" w:rsidRDefault="00590812" w:rsidP="00590812">
      <w:pPr>
        <w:spacing w:after="120" w:line="480" w:lineRule="auto"/>
        <w:jc w:val="both"/>
        <w:rPr>
          <w:rFonts w:ascii="Times New Roman" w:hAnsi="Times New Roman"/>
          <w:sz w:val="28"/>
          <w:szCs w:val="28"/>
        </w:rPr>
      </w:pPr>
      <w:r w:rsidRPr="00A3636C">
        <w:rPr>
          <w:rFonts w:ascii="Times New Roman" w:hAnsi="Times New Roman"/>
          <w:sz w:val="24"/>
          <w:szCs w:val="28"/>
        </w:rPr>
        <w:t xml:space="preserve">Synthesis of Reviewed ApproachesEach of the primary approaches reviewed here has strengths and weaknesses with important tradeoffs that bear consideration when architecting systems. RAG-based approaches improve factuality over straight LLM generation at the cost of response latency and increased infrastructure complexity. Multimodal approaches enable richer interactions but are harder to build due to multimodal data and larger models that must be trained. Multilingual systems enable broad coverage of users but may provide shallower coverage of languages than monolingual systems. Tradeoffs still exist within research categories as well. TARAG (Liu, et al.) and goat farming assistant system (Han, et al.) are examples of domain-focused agricultural assistant systems that perform best when tasked </w:t>
      </w:r>
      <w:r w:rsidRPr="00A3636C">
        <w:rPr>
          <w:rFonts w:ascii="Times New Roman" w:hAnsi="Times New Roman"/>
          <w:sz w:val="24"/>
          <w:szCs w:val="28"/>
        </w:rPr>
        <w:lastRenderedPageBreak/>
        <w:t>with information related to their topic of focus. Conversely, general purpose agricultural systems may be able to cover a wider breadth of topics but lack the specialization that may be necessary for nuanced advisory contexts. Ideally, system design should consider where to draw the line between general purpose and focused, which may vary based on users and use cases.</w:t>
      </w:r>
      <w:r w:rsidR="003D60E7">
        <w:rPr>
          <w:rFonts w:ascii="Times New Roman" w:hAnsi="Times New Roman"/>
          <w:sz w:val="24"/>
          <w:szCs w:val="28"/>
        </w:rPr>
        <w:t xml:space="preserve"> </w:t>
      </w:r>
      <w:r w:rsidRPr="00A3636C">
        <w:rPr>
          <w:rFonts w:ascii="Times New Roman" w:hAnsi="Times New Roman"/>
          <w:sz w:val="24"/>
          <w:szCs w:val="28"/>
        </w:rPr>
        <w:t>Comparing retrieval vs. generation- focused approaches, retrieval allows for attribution and fact checking but may have limited recall on information that spans multiple sources or would otherwise require “reasoning” about relationships. Generation based approaches can easily answer questions that rely on synthesized information from multiple sources, but lack factuality guarantees and are susceptible to hallucination. Hybrid approaches such as those described in section 2.4.1 may be able to balance these concerns, though is an active area of research. Compared to benchmarks used to evaluate model performance, utility as a farmer-facing AI is grounded in use by real farmers. Two of our selected articles analyze this problem from two unique angles. Edet and Chowdhury’s (2026) socio-technical analysis of AI trustworthiness explores questions of user centered design in AI acceptance. Though not specific to agriculture, Nandamuru’s (2025) systematic literature review highlights that technical performance is not the only consideration in creating impactful agricultural AI systems. Design must be driven by an understanding of farmer information need, preferences, constraints, and current information seeking behavior to achieve widespread use.</w:t>
      </w:r>
    </w:p>
    <w:p w14:paraId="1C6F18B8" w14:textId="77777777" w:rsidR="00590812" w:rsidRPr="00A3636C" w:rsidRDefault="00590812" w:rsidP="00590812">
      <w:pPr>
        <w:spacing w:after="120" w:line="480" w:lineRule="auto"/>
        <w:rPr>
          <w:rFonts w:ascii="Times New Roman" w:hAnsi="Times New Roman"/>
          <w:b/>
          <w:bCs/>
          <w:sz w:val="28"/>
          <w:szCs w:val="28"/>
        </w:rPr>
      </w:pPr>
      <w:r>
        <w:rPr>
          <w:rFonts w:ascii="Times New Roman" w:hAnsi="Times New Roman"/>
          <w:b/>
          <w:sz w:val="24"/>
        </w:rPr>
        <w:t>2.4.2 Integration and architectural complexity highlighting research gaps</w:t>
      </w:r>
    </w:p>
    <w:p w14:paraId="6D141B2A" w14:textId="77777777" w:rsidR="00590812" w:rsidRPr="00A3636C" w:rsidRDefault="00590812" w:rsidP="00590812">
      <w:pPr>
        <w:spacing w:after="120" w:line="480" w:lineRule="auto"/>
        <w:jc w:val="both"/>
        <w:rPr>
          <w:rFonts w:ascii="Times New Roman" w:hAnsi="Times New Roman"/>
          <w:sz w:val="28"/>
          <w:szCs w:val="28"/>
        </w:rPr>
      </w:pPr>
      <w:r w:rsidRPr="00A3636C">
        <w:rPr>
          <w:rFonts w:ascii="Times New Roman" w:hAnsi="Times New Roman"/>
          <w:sz w:val="24"/>
          <w:szCs w:val="28"/>
        </w:rPr>
        <w:t xml:space="preserve">Through this review, we found few works that considered solutions along more than one dimension. Many works that considered RAG systems for agriculture did not consider multilingual needs. Works that considered multilingual agricultural AI did not consider both </w:t>
      </w:r>
      <w:r w:rsidRPr="00A3636C">
        <w:rPr>
          <w:rFonts w:ascii="Times New Roman" w:hAnsi="Times New Roman"/>
          <w:sz w:val="24"/>
          <w:szCs w:val="28"/>
        </w:rPr>
        <w:lastRenderedPageBreak/>
        <w:t>retrieval and generation components as parts of RAG pipelines. Similarly, there was a focus on vision based modalities in multimodal works but less consideration for speech and local language dialects. A RAG system for agricultural extension must consider text, image, audio and local language dialects. We identify that creation of a multimodal, multilingual RAG system for agriculture would require nontrivial effort to combine relevant aspects of each of these bodies of research. Multimodal retrieval in itself is a challenge. To perform retrieval between text, image and audio, we need a joint embedding space where we can represent all three modalities. Multimodal research has focused on English or high resource languages and explored little about how retrieval would work for low resource languages. Combining multimodal retrieval with generation for low resource languages is an even harder problem. The generation model must know how to use retrieved contents from different modalities and generate an output in the user’s language and desired format (e.g. speech).To provide useful and accurate information, LLM-based agricultural advisory systems must take into consideration local soil, climate conditions, presence of pests, market conditions, and the resources available to farmers (Tzachor, et al. 2023). Some of the papers reviewed do consider one aspect of this. AgriRegion (Fanuel, et al.) considered geography and retrieval, but did not consider other modalities. TARAG (Liu, et al.) considered time with regards to pest management but was limited to a single vertical.</w:t>
      </w:r>
    </w:p>
    <w:p w14:paraId="37630FAC" w14:textId="77777777" w:rsidR="00590812" w:rsidRPr="00A3636C" w:rsidRDefault="00590812" w:rsidP="00590812">
      <w:pPr>
        <w:spacing w:before="120" w:after="120"/>
        <w:jc w:val="both"/>
        <w:rPr>
          <w:rFonts w:ascii="Times New Roman" w:hAnsi="Times New Roman"/>
          <w:b/>
          <w:bCs/>
          <w:sz w:val="28"/>
          <w:szCs w:val="28"/>
        </w:rPr>
      </w:pPr>
    </w:p>
    <w:p w14:paraId="6E5D053C" w14:textId="77777777" w:rsidR="00590812" w:rsidRPr="00A3636C" w:rsidRDefault="00590812" w:rsidP="00590812">
      <w:pPr>
        <w:spacing w:after="120" w:line="480" w:lineRule="auto"/>
        <w:rPr>
          <w:rFonts w:ascii="Times New Roman" w:hAnsi="Times New Roman"/>
          <w:b/>
          <w:bCs/>
          <w:sz w:val="28"/>
          <w:szCs w:val="28"/>
        </w:rPr>
      </w:pPr>
      <w:r>
        <w:rPr>
          <w:rFonts w:ascii="Times New Roman" w:hAnsi="Times New Roman"/>
          <w:b/>
          <w:sz w:val="24"/>
        </w:rPr>
        <w:t>2.4.3 Evaluation methodology shortcomings</w:t>
      </w:r>
    </w:p>
    <w:p w14:paraId="019EC124" w14:textId="77777777" w:rsidR="00590812" w:rsidRPr="00A3636C" w:rsidRDefault="00590812" w:rsidP="00590812">
      <w:pPr>
        <w:spacing w:after="120" w:line="480" w:lineRule="auto"/>
        <w:jc w:val="both"/>
        <w:rPr>
          <w:rFonts w:ascii="Times New Roman" w:hAnsi="Times New Roman"/>
          <w:sz w:val="28"/>
          <w:szCs w:val="28"/>
        </w:rPr>
      </w:pPr>
      <w:r w:rsidRPr="00A3636C">
        <w:rPr>
          <w:rFonts w:ascii="Times New Roman" w:hAnsi="Times New Roman"/>
          <w:sz w:val="24"/>
          <w:szCs w:val="28"/>
        </w:rPr>
        <w:t xml:space="preserve">A major limitation of research in this space is how we evaluate success for these systems. Many of the articles reviewed benchmarked their models on laboratory created metrics rather than evaluating metrics that matter during real deployments. Agricultural assistant systems </w:t>
      </w:r>
      <w:r w:rsidRPr="00A3636C">
        <w:rPr>
          <w:rFonts w:ascii="Times New Roman" w:hAnsi="Times New Roman"/>
          <w:sz w:val="24"/>
          <w:szCs w:val="28"/>
        </w:rPr>
        <w:lastRenderedPageBreak/>
        <w:t>should ideally be improving farmer outcomes, but benchmarks like AgMMU (Gauba, et al.) and AgriBench (Fanuel, et al.) do not measure utility or farmer satisfaction. Benchmarks should not be the sole method of evaluation but should be supplemented with how farmers react to AI recommendations.</w:t>
      </w:r>
    </w:p>
    <w:p w14:paraId="42643CBF" w14:textId="77777777" w:rsidR="00590812" w:rsidRPr="00A3636C" w:rsidRDefault="00590812" w:rsidP="00590812">
      <w:pPr>
        <w:spacing w:before="120" w:after="120"/>
        <w:jc w:val="both"/>
        <w:rPr>
          <w:rFonts w:ascii="Times New Roman" w:hAnsi="Times New Roman"/>
          <w:sz w:val="28"/>
          <w:szCs w:val="28"/>
        </w:rPr>
      </w:pPr>
    </w:p>
    <w:p w14:paraId="1A7B4DD9" w14:textId="77777777" w:rsidR="00590812" w:rsidRPr="00A3636C" w:rsidRDefault="00590812" w:rsidP="00590812">
      <w:pPr>
        <w:spacing w:after="120" w:line="480" w:lineRule="auto"/>
        <w:jc w:val="both"/>
        <w:rPr>
          <w:rFonts w:ascii="Times New Roman" w:hAnsi="Times New Roman"/>
          <w:sz w:val="28"/>
          <w:szCs w:val="28"/>
        </w:rPr>
      </w:pPr>
      <w:r w:rsidRPr="00A3636C">
        <w:rPr>
          <w:rFonts w:ascii="Times New Roman" w:hAnsi="Times New Roman"/>
          <w:sz w:val="24"/>
          <w:szCs w:val="28"/>
        </w:rPr>
        <w:t xml:space="preserve">Secondarily, cross-study comparisons are made difficult due to a lack of standardized evaluation. Publications vary widely in their choice of datasets, metrics, and experimental setup, which makes quantitative comparisons of relative performance difficult, if not impossible, and makes benchmarking progress over time intractable. Benchmarks in the agricultural space should include both technical evaluation metrics and farmer-outcome centered evaluations that account for the multitude of contexts, farmer attributes, and information needs that deployed systems are expected to handle. </w:t>
      </w:r>
      <w:r w:rsidRPr="00A3636C">
        <w:rPr>
          <w:rFonts w:ascii="Times New Roman" w:hAnsi="Times New Roman"/>
          <w:sz w:val="24"/>
          <w:szCs w:val="28"/>
        </w:rPr>
        <w:br/>
      </w:r>
    </w:p>
    <w:p w14:paraId="07663056" w14:textId="77777777" w:rsidR="00590812" w:rsidRPr="00A3636C" w:rsidRDefault="00590812" w:rsidP="00590812">
      <w:pPr>
        <w:spacing w:after="120" w:line="480" w:lineRule="auto"/>
        <w:jc w:val="both"/>
        <w:rPr>
          <w:rFonts w:ascii="Times New Roman" w:hAnsi="Times New Roman"/>
          <w:sz w:val="28"/>
          <w:szCs w:val="28"/>
        </w:rPr>
      </w:pPr>
      <w:r w:rsidRPr="00A3636C">
        <w:rPr>
          <w:rFonts w:ascii="Times New Roman" w:hAnsi="Times New Roman"/>
          <w:sz w:val="24"/>
          <w:szCs w:val="28"/>
        </w:rPr>
        <w:t xml:space="preserve">Thirdly, evaluation of cross-lingual or cross-dialectal information is weak. Studies report support for dozens of languages, but the majority combine metrics across languages or provide zero insight into model performance at the language level. Performance is often poor in low-resource languages, but without testing or reporting results at the language level it is impossible to know if models have equitable performance across languages or if certain languages are being neglected. Even fewer studies test on variant dialects within languages that were claimed to be supported. Farming communities will often communicate with RAG conversations in their regional dialects which may vary significantly from standardized languages. </w:t>
      </w:r>
      <w:r w:rsidRPr="00A3636C">
        <w:rPr>
          <w:rFonts w:ascii="Times New Roman" w:hAnsi="Times New Roman"/>
          <w:sz w:val="24"/>
          <w:szCs w:val="28"/>
        </w:rPr>
        <w:br/>
        <w:t xml:space="preserve">One recent paper provided promising results in their evaluation. Ibrahim et al. (20 24) </w:t>
      </w:r>
      <w:r w:rsidRPr="00A3636C">
        <w:rPr>
          <w:rFonts w:ascii="Times New Roman" w:hAnsi="Times New Roman"/>
          <w:sz w:val="24"/>
          <w:szCs w:val="28"/>
        </w:rPr>
        <w:lastRenderedPageBreak/>
        <w:t xml:space="preserve">benchmarked ChatGPT generated answers against answers provided by experts for common farmer questions about rice cultivation in Nigeria. The study goes beyond typical evaluation metrics to breakdown the types of errors that the model makes and what implications those errors could cause for farmers who trust and act on AI recommendations. This type of evaluation, while limited in scope to a handful of questions, could provide an excellent model for future evaluation via expert evaluation against realistic farmer questions. This would be extremely difficult to scale for every supported language, but could be incorporated for topics within specific agricultural domains. </w:t>
      </w:r>
    </w:p>
    <w:p w14:paraId="7659170D" w14:textId="77777777" w:rsidR="00590812" w:rsidRPr="00A3636C" w:rsidRDefault="00590812" w:rsidP="00590812">
      <w:pPr>
        <w:spacing w:before="120" w:after="120"/>
        <w:rPr>
          <w:rFonts w:ascii="Times New Roman" w:hAnsi="Times New Roman"/>
          <w:sz w:val="28"/>
          <w:szCs w:val="28"/>
        </w:rPr>
      </w:pPr>
    </w:p>
    <w:p w14:paraId="52D63652" w14:textId="77777777" w:rsidR="0003795C" w:rsidRDefault="00000000">
      <w:pPr>
        <w:spacing w:after="120" w:line="480" w:lineRule="auto"/>
      </w:pPr>
      <w:r>
        <w:rPr>
          <w:rFonts w:ascii="Times New Roman" w:hAnsi="Times New Roman"/>
          <w:b/>
          <w:sz w:val="24"/>
        </w:rPr>
        <w:t>2.4.4 Limitations due to domain knowledge and hallucination</w:t>
      </w:r>
    </w:p>
    <w:p w14:paraId="7EEED781" w14:textId="77777777" w:rsidR="00590812" w:rsidRPr="00A3636C" w:rsidRDefault="00590812" w:rsidP="00590812">
      <w:pPr>
        <w:spacing w:after="120" w:line="480" w:lineRule="auto"/>
        <w:rPr>
          <w:rFonts w:ascii="Times New Roman" w:hAnsi="Times New Roman"/>
          <w:b/>
          <w:bCs/>
          <w:sz w:val="28"/>
          <w:szCs w:val="28"/>
        </w:rPr>
      </w:pPr>
      <w:r>
        <w:rPr>
          <w:rFonts w:ascii="Times New Roman" w:hAnsi="Times New Roman"/>
          <w:b/>
          <w:sz w:val="24"/>
        </w:rPr>
        <w:t>2.4.5 Infrastructure, deployment, and sustainability considerations</w:t>
      </w:r>
    </w:p>
    <w:p w14:paraId="2BCE6966" w14:textId="77777777" w:rsidR="00590812" w:rsidRPr="00A3636C" w:rsidRDefault="00590812" w:rsidP="00590812">
      <w:pPr>
        <w:spacing w:after="120" w:line="480" w:lineRule="auto"/>
        <w:jc w:val="both"/>
        <w:rPr>
          <w:rFonts w:ascii="Times New Roman" w:hAnsi="Times New Roman"/>
          <w:sz w:val="28"/>
          <w:szCs w:val="28"/>
        </w:rPr>
      </w:pPr>
      <w:r w:rsidRPr="00A3636C">
        <w:rPr>
          <w:rFonts w:ascii="Times New Roman" w:hAnsi="Times New Roman"/>
          <w:sz w:val="24"/>
          <w:szCs w:val="28"/>
        </w:rPr>
        <w:t>The gap between research prototypes and sustainable deployment emerges as a critical concern. Many reviewed studies present technically sophisticated systems with limited consideration of deployment requirements, including infrastructure needs, operational costs, maintenance procedures, and business models for sustained operation. The transition from research demonstration to operational service requires addressing practical considerations that receive insufficient attention in academic research.</w:t>
      </w:r>
    </w:p>
    <w:p w14:paraId="28AE3982" w14:textId="77777777" w:rsidR="00590812" w:rsidRPr="00A3636C" w:rsidRDefault="00590812" w:rsidP="00590812">
      <w:pPr>
        <w:spacing w:after="120" w:line="480" w:lineRule="auto"/>
        <w:jc w:val="both"/>
        <w:rPr>
          <w:rFonts w:ascii="Times New Roman" w:hAnsi="Times New Roman"/>
          <w:sz w:val="28"/>
          <w:szCs w:val="28"/>
        </w:rPr>
      </w:pPr>
      <w:r w:rsidRPr="00A3636C">
        <w:rPr>
          <w:rFonts w:ascii="Times New Roman" w:hAnsi="Times New Roman"/>
          <w:sz w:val="24"/>
          <w:szCs w:val="28"/>
        </w:rPr>
        <w:t>Infrastructure requirements vary significantly across deployment contexts. Cloud-based systems offer computational scalability but require reliable internet connectivity that may be unavailable in rural farming communities. Edge or on-device deployment reduces connectivity requirements but imposes constraints on model size and computational capabilities. The Kissan-Dost system (Ali, et al.) explores sensor-integrated approaches for offline operation, representing an important direction for deployment in connectivity-</w:t>
      </w:r>
      <w:r w:rsidRPr="00A3636C">
        <w:rPr>
          <w:rFonts w:ascii="Times New Roman" w:hAnsi="Times New Roman"/>
          <w:sz w:val="24"/>
          <w:szCs w:val="28"/>
        </w:rPr>
        <w:lastRenderedPageBreak/>
        <w:t>constrained settings. However, such approaches require additional hardware that may be cost-prohibitive for smallholder farmers.</w:t>
      </w:r>
    </w:p>
    <w:p w14:paraId="3EE106B2" w14:textId="77777777" w:rsidR="00590812" w:rsidRPr="00A3636C" w:rsidRDefault="00590812" w:rsidP="00590812">
      <w:pPr>
        <w:spacing w:after="120" w:line="480" w:lineRule="auto"/>
        <w:jc w:val="both"/>
        <w:rPr>
          <w:rFonts w:ascii="Times New Roman" w:hAnsi="Times New Roman"/>
          <w:sz w:val="28"/>
          <w:szCs w:val="28"/>
        </w:rPr>
      </w:pPr>
      <w:r w:rsidRPr="00A3636C">
        <w:rPr>
          <w:rFonts w:ascii="Times New Roman" w:hAnsi="Times New Roman"/>
          <w:sz w:val="24"/>
          <w:szCs w:val="28"/>
        </w:rPr>
        <w:t>The question of who operates and maintains agricultural AI systems is critical for sustainability. Government extension services may lack technical capacity for AI system operation. Private sector providers face questions of profitability and equitable access. Non-governmental organizations may have limited operational sustainability. The AIEP Initiative (Collis, et al.) documented the diversity of organizational models for AI-based agricultural advisory, but concluded that sustainable business models remain an unresolved challenge across contexts.</w:t>
      </w:r>
    </w:p>
    <w:p w14:paraId="59CAA5AB" w14:textId="77777777" w:rsidR="00590812" w:rsidRPr="00A3636C" w:rsidRDefault="00590812" w:rsidP="00590812">
      <w:pPr>
        <w:spacing w:after="120" w:line="480" w:lineRule="auto"/>
        <w:jc w:val="both"/>
        <w:rPr>
          <w:rFonts w:ascii="Times New Roman" w:hAnsi="Times New Roman"/>
          <w:sz w:val="28"/>
          <w:szCs w:val="28"/>
        </w:rPr>
      </w:pPr>
      <w:r w:rsidRPr="00A3636C">
        <w:rPr>
          <w:rFonts w:ascii="Times New Roman" w:hAnsi="Times New Roman"/>
          <w:sz w:val="24"/>
          <w:szCs w:val="28"/>
        </w:rPr>
        <w:t>Varghese, Gopinath, and Paul (2026) examined stakeholder acceptance of AI chatbots for agricultural advisory, finding that farmer trust in AI systems builds gradually through consistent positive experiences but can be quickly eroded by instances of incorrect advice. This finding highlights the importance of reliability and accuracy in deployed systems, where early failures may prevent subsequent adoption even after technical improvements. The study also found that integration with trusted human extension agents significantly increased farmer willingness to use AI advisory services, supporting hybrid human-AI advisory models.</w:t>
      </w:r>
    </w:p>
    <w:p w14:paraId="4E426424" w14:textId="77777777" w:rsidR="00590812" w:rsidRPr="00A3636C" w:rsidRDefault="00590812" w:rsidP="00590812">
      <w:pPr>
        <w:spacing w:before="120" w:after="120"/>
        <w:jc w:val="both"/>
        <w:rPr>
          <w:rFonts w:ascii="Times New Roman" w:hAnsi="Times New Roman"/>
          <w:sz w:val="28"/>
          <w:szCs w:val="28"/>
        </w:rPr>
      </w:pPr>
    </w:p>
    <w:p w14:paraId="64089CCE" w14:textId="77777777" w:rsidR="00590812" w:rsidRPr="00A3636C" w:rsidRDefault="00590812" w:rsidP="00590812">
      <w:pPr>
        <w:spacing w:after="120" w:line="480" w:lineRule="auto"/>
        <w:rPr>
          <w:rFonts w:ascii="Times New Roman" w:hAnsi="Times New Roman"/>
          <w:b/>
          <w:bCs/>
          <w:sz w:val="28"/>
          <w:szCs w:val="28"/>
        </w:rPr>
      </w:pPr>
      <w:r>
        <w:rPr>
          <w:rFonts w:ascii="Times New Roman" w:hAnsi="Times New Roman"/>
          <w:b/>
          <w:sz w:val="24"/>
        </w:rPr>
        <w:t>2.5 Related Studies</w:t>
      </w:r>
    </w:p>
    <w:p w14:paraId="397481F9" w14:textId="77777777" w:rsidR="00590812" w:rsidRPr="00A3636C" w:rsidRDefault="00590812" w:rsidP="00590812">
      <w:pPr>
        <w:spacing w:after="120" w:line="480" w:lineRule="auto"/>
        <w:rPr>
          <w:rFonts w:ascii="Times New Roman" w:hAnsi="Times New Roman"/>
          <w:b/>
          <w:bCs/>
          <w:sz w:val="28"/>
          <w:szCs w:val="28"/>
        </w:rPr>
      </w:pPr>
      <w:r>
        <w:rPr>
          <w:rFonts w:ascii="Times New Roman" w:hAnsi="Times New Roman"/>
          <w:b/>
          <w:sz w:val="24"/>
        </w:rPr>
        <w:t>2.5.1 LLM-based advisory services for farmers</w:t>
      </w:r>
    </w:p>
    <w:p w14:paraId="45AAFFF4" w14:textId="77777777" w:rsidR="00590812" w:rsidRPr="00A3636C" w:rsidRDefault="00590812" w:rsidP="00590812">
      <w:pPr>
        <w:spacing w:after="120" w:line="480" w:lineRule="auto"/>
        <w:jc w:val="both"/>
        <w:rPr>
          <w:rFonts w:ascii="Times New Roman" w:hAnsi="Times New Roman"/>
          <w:sz w:val="28"/>
          <w:szCs w:val="28"/>
        </w:rPr>
      </w:pPr>
      <w:r w:rsidRPr="00A3636C">
        <w:rPr>
          <w:rFonts w:ascii="Times New Roman" w:hAnsi="Times New Roman"/>
          <w:sz w:val="24"/>
          <w:szCs w:val="28"/>
        </w:rPr>
        <w:t xml:space="preserve">Large Language Models have been increasingly deployed as the foundation for agricultural advisory services, with researchers exploring various approaches to harnessing their </w:t>
      </w:r>
      <w:r w:rsidRPr="00A3636C">
        <w:rPr>
          <w:rFonts w:ascii="Times New Roman" w:hAnsi="Times New Roman"/>
          <w:sz w:val="24"/>
          <w:szCs w:val="28"/>
        </w:rPr>
        <w:lastRenderedPageBreak/>
        <w:t>capabilities for farmer benefit. This section reviews key developments in LLM-based farmer advisory systems.</w:t>
      </w:r>
    </w:p>
    <w:p w14:paraId="4C2A0CF4" w14:textId="77777777" w:rsidR="00590812" w:rsidRPr="00A3636C" w:rsidRDefault="00590812" w:rsidP="00590812">
      <w:pPr>
        <w:spacing w:after="120" w:line="480" w:lineRule="auto"/>
        <w:jc w:val="both"/>
        <w:rPr>
          <w:rFonts w:ascii="Times New Roman" w:hAnsi="Times New Roman"/>
          <w:sz w:val="28"/>
          <w:szCs w:val="28"/>
        </w:rPr>
      </w:pPr>
      <w:r w:rsidRPr="00A3636C">
        <w:rPr>
          <w:rFonts w:ascii="Times New Roman" w:hAnsi="Times New Roman"/>
          <w:sz w:val="24"/>
          <w:szCs w:val="28"/>
        </w:rPr>
        <w:t>Tzachor, et al. (2023) published a landmark study in Nature Food examining the potential of large language models for agricultural extension services. Their work provided one of the first rigorous evaluations of LLM capabilities for generating agricultural advice, testing ChatGPT's performance on technical recommendations for Nigerian cassava farmers. The study found that while LLMs demonstrated impressive ability to generate coherent, contextually relevant advice, they also produced recommendations that were inconsistent with local best practices, occasionally suggested unavailable inputs, and failed to account for important local contextual factors. The authors concluded that LLMs show significant promise for extension applications but require substantial adaptation and grounding mechanisms before deployment in real-world advisory contexts. This work has been highly influential, with 157 citations as of 2025, reflecting the research community's interest in LLM applications for agriculture.</w:t>
      </w:r>
    </w:p>
    <w:p w14:paraId="043FDA44" w14:textId="77777777" w:rsidR="00590812" w:rsidRPr="00A3636C" w:rsidRDefault="00590812" w:rsidP="00590812">
      <w:pPr>
        <w:spacing w:after="120" w:line="480" w:lineRule="auto"/>
        <w:jc w:val="both"/>
        <w:rPr>
          <w:rFonts w:ascii="Times New Roman" w:hAnsi="Times New Roman"/>
          <w:sz w:val="28"/>
          <w:szCs w:val="28"/>
        </w:rPr>
      </w:pPr>
      <w:r w:rsidRPr="00A3636C">
        <w:rPr>
          <w:rFonts w:ascii="Times New Roman" w:hAnsi="Times New Roman"/>
          <w:sz w:val="24"/>
          <w:szCs w:val="28"/>
        </w:rPr>
        <w:t xml:space="preserve">Singh, Wangombe, Okanga, and Zelenska (2024) introduced Farmer.Chat, an AI-powered agricultural service designed to scale advisory services for smallholder farmers. The system has been deployed with substantial user adoption, demonstrating that LLM-based advisory can achieve significant reach when designed with farmer needs in mind. The system architecture separates intent classification, which determines the type of farmer query, from response generation, which leverages LLMs to synthesize advisory content. This modular approach enables quality control mechanisms and domain-specific handling of different query types. The authors reported experiences from real-world deployment, noting that farmer trust in AI-generated advice builds over time through consistent, accurate responses, </w:t>
      </w:r>
      <w:r w:rsidRPr="00A3636C">
        <w:rPr>
          <w:rFonts w:ascii="Times New Roman" w:hAnsi="Times New Roman"/>
          <w:sz w:val="24"/>
          <w:szCs w:val="28"/>
        </w:rPr>
        <w:lastRenderedPageBreak/>
        <w:t>and that integration with human extension agents remains important for complex or sensitive advisory situations.</w:t>
      </w:r>
    </w:p>
    <w:p w14:paraId="20A50C37" w14:textId="77777777" w:rsidR="00590812" w:rsidRPr="00A3636C" w:rsidRDefault="00590812" w:rsidP="00590812">
      <w:pPr>
        <w:spacing w:after="120" w:line="480" w:lineRule="auto"/>
        <w:jc w:val="both"/>
        <w:rPr>
          <w:rFonts w:ascii="Times New Roman" w:hAnsi="Times New Roman"/>
          <w:sz w:val="28"/>
          <w:szCs w:val="28"/>
        </w:rPr>
      </w:pPr>
      <w:r w:rsidRPr="00A3636C">
        <w:rPr>
          <w:rFonts w:ascii="Times New Roman" w:hAnsi="Times New Roman"/>
          <w:sz w:val="24"/>
          <w:szCs w:val="28"/>
        </w:rPr>
        <w:t>Collis, et al. (2025) documented technical learnings from the AIEP Initiative, which developed AI-based advisory services for smallholder farmers across multiple African countries. The initiative developed five minimum viable products (MVPs) incorporating different technical approaches including WhatsApp-based chatbots, voice interfaces, and multilingual RAG systems. A key finding was that speech technology and LLM-based text generation must be adapted to local linguistic contexts to achieve acceptable performance. The initiative encountered significant challenges with ASR accuracy for local accents and dialects, and with LLM performance for languages with limited training data. The authors concluded that building effective AI advisory for smallholder farmers requires not just technical innovation but also deep understanding of local agricultural systems, linguistic diversity, and technology access patterns.</w:t>
      </w:r>
    </w:p>
    <w:p w14:paraId="76D26595" w14:textId="77777777" w:rsidR="00590812" w:rsidRPr="00A3636C" w:rsidRDefault="00590812" w:rsidP="00590812">
      <w:pPr>
        <w:spacing w:after="120" w:line="480" w:lineRule="auto"/>
        <w:jc w:val="both"/>
        <w:rPr>
          <w:rFonts w:ascii="Times New Roman" w:hAnsi="Times New Roman"/>
          <w:sz w:val="28"/>
          <w:szCs w:val="28"/>
        </w:rPr>
      </w:pPr>
      <w:r w:rsidRPr="00A3636C">
        <w:rPr>
          <w:rFonts w:ascii="Times New Roman" w:hAnsi="Times New Roman"/>
          <w:sz w:val="24"/>
          <w:szCs w:val="28"/>
        </w:rPr>
        <w:t>Reddy and Reddy (2025) designed and evaluated a natural language-based chatbot for smart farming advisory services, focusing on the Indian agricultural context. The system integrates multilingual support with domain-specific agricultural knowledge to provide accessible advisory services. Evaluation included both technical metrics for response accuracy and user studies with farmers to assess practical utility. The authors found that farmers valued the availability of 24/7 advisory access but expressed concerns about the reliability of AI-generated advice for critical decisions such as pesticide selection. The study highlighted the importance of transparent communication about system capabilities and limitations, as well as clear escalation paths to human experts when needed.</w:t>
      </w:r>
    </w:p>
    <w:p w14:paraId="008FE989" w14:textId="77777777" w:rsidR="00590812" w:rsidRPr="00A3636C" w:rsidRDefault="00590812" w:rsidP="00590812">
      <w:pPr>
        <w:spacing w:after="120" w:line="480" w:lineRule="auto"/>
        <w:jc w:val="both"/>
        <w:rPr>
          <w:rFonts w:ascii="Times New Roman" w:hAnsi="Times New Roman"/>
          <w:sz w:val="28"/>
          <w:szCs w:val="28"/>
        </w:rPr>
      </w:pPr>
      <w:r w:rsidRPr="00A3636C">
        <w:rPr>
          <w:rFonts w:ascii="Times New Roman" w:hAnsi="Times New Roman"/>
          <w:sz w:val="24"/>
          <w:szCs w:val="28"/>
        </w:rPr>
        <w:lastRenderedPageBreak/>
        <w:t>High, et al. (2026) examined artificial intelligence for agricultural extension through the lens of transformative learning theory, proposing a typology of AI-supported learning based on the locus of knowledge production and the orientation of agricultural knowledge. Their analysis moves beyond technical considerations to address how AI systems can support different types of learning among smallholder farmers. The authors argued that effective AI extension must do more than provide information; it must support farmers in developing critical thinking capacities, experimental attitudes, and adaptive management skills. This perspective highlights a potential limitation of retrieval-based advisory systems that focus on answering specific questions rather than fostering broader agricultural learning.</w:t>
      </w:r>
    </w:p>
    <w:p w14:paraId="2BFEEF88" w14:textId="77777777" w:rsidR="00590812" w:rsidRPr="00A3636C" w:rsidRDefault="00590812" w:rsidP="00590812">
      <w:pPr>
        <w:spacing w:after="120" w:line="480" w:lineRule="auto"/>
        <w:jc w:val="both"/>
        <w:rPr>
          <w:rFonts w:ascii="Times New Roman" w:hAnsi="Times New Roman"/>
          <w:sz w:val="28"/>
          <w:szCs w:val="28"/>
        </w:rPr>
      </w:pPr>
      <w:r w:rsidRPr="00A3636C">
        <w:rPr>
          <w:rFonts w:ascii="Times New Roman" w:hAnsi="Times New Roman"/>
          <w:sz w:val="24"/>
          <w:szCs w:val="28"/>
        </w:rPr>
        <w:t>Iorundu and Egbunu (2025) conducted a bibliometric analysis of artificial intelligence in agricultural extension services, providing a systematic overview of research trends and patterns. Their analysis revealed rapid growth in publications on AI for extension, with particular concentration in machine learning applications, chatbot development, and precision agriculture. The bibliometric approach identified key research clusters, influential authors, and emerging themes in the field. Notably, the analysis showed limited research at the intersection of AI extension and low-resource language support, suggesting an important gap in the literature that the present study addresses.</w:t>
      </w:r>
    </w:p>
    <w:p w14:paraId="6E38082D" w14:textId="77777777" w:rsidR="00590812" w:rsidRPr="00A3636C" w:rsidRDefault="00590812" w:rsidP="00590812">
      <w:pPr>
        <w:spacing w:after="120" w:line="480" w:lineRule="auto"/>
        <w:jc w:val="both"/>
        <w:rPr>
          <w:rFonts w:ascii="Times New Roman" w:hAnsi="Times New Roman"/>
          <w:sz w:val="28"/>
          <w:szCs w:val="28"/>
        </w:rPr>
      </w:pPr>
      <w:r w:rsidRPr="00A3636C">
        <w:rPr>
          <w:rFonts w:ascii="Times New Roman" w:hAnsi="Times New Roman"/>
          <w:sz w:val="24"/>
          <w:szCs w:val="28"/>
        </w:rPr>
        <w:t xml:space="preserve">Sawant, et al. (2026) evaluated the performance of multiple large language models for agricultural advisory through a comprehensive benchmarking framework. The study compared models including GPT-4, Llama, and domain-adapted variants on agricultural question answering tasks, assessing both accuracy and practical utility of generated advice. A key finding was that while larger general-purpose models generally performed better, smaller domain-adapted models could achieve competitive performance on agricultural tasks </w:t>
      </w:r>
      <w:r w:rsidRPr="00A3636C">
        <w:rPr>
          <w:rFonts w:ascii="Times New Roman" w:hAnsi="Times New Roman"/>
          <w:sz w:val="24"/>
          <w:szCs w:val="28"/>
        </w:rPr>
        <w:lastRenderedPageBreak/>
        <w:t>with significantly lower computational requirements. This finding has important implications for deployment in resource-constrained settings where inference costs and latency must be minimized.</w:t>
      </w:r>
    </w:p>
    <w:p w14:paraId="769E8E88" w14:textId="77777777" w:rsidR="00590812" w:rsidRPr="00A3636C" w:rsidRDefault="00590812" w:rsidP="00590812">
      <w:pPr>
        <w:spacing w:after="120" w:line="480" w:lineRule="auto"/>
        <w:jc w:val="both"/>
        <w:rPr>
          <w:rFonts w:ascii="Times New Roman" w:hAnsi="Times New Roman"/>
          <w:sz w:val="28"/>
          <w:szCs w:val="28"/>
        </w:rPr>
      </w:pPr>
      <w:r w:rsidRPr="00A3636C">
        <w:rPr>
          <w:rFonts w:ascii="Times New Roman" w:hAnsi="Times New Roman"/>
          <w:sz w:val="24"/>
          <w:szCs w:val="28"/>
        </w:rPr>
        <w:t>Jasmin, Ramesh, and Tanveer (2024) developed an AI-based chatbot for smart aquafarm practices, extending LLM-based advisory to aquaculture, an important but often overlooked agricultural sub-domain. The system demonstrates that the principles of RAG-based agricultural advisory apply across diverse agricultural sectors, though each domain requires specialized knowledge bases and adaptation to domain-specific terminology and practices. The aquaculture application highlights the importance of domain-specific risk assessment, as inappropriate advice in aquaculture can lead to significant losses due to disease outbreaks or water quality issues.</w:t>
      </w:r>
    </w:p>
    <w:p w14:paraId="3BCEFA75" w14:textId="77777777" w:rsidR="00590812" w:rsidRPr="00A3636C" w:rsidRDefault="00590812" w:rsidP="00590812">
      <w:pPr>
        <w:spacing w:after="120" w:line="480" w:lineRule="auto"/>
        <w:jc w:val="both"/>
        <w:rPr>
          <w:rFonts w:ascii="Times New Roman" w:hAnsi="Times New Roman"/>
          <w:sz w:val="28"/>
          <w:szCs w:val="28"/>
        </w:rPr>
      </w:pPr>
      <w:r w:rsidRPr="00A3636C">
        <w:rPr>
          <w:rFonts w:ascii="Times New Roman" w:hAnsi="Times New Roman"/>
          <w:sz w:val="24"/>
          <w:szCs w:val="28"/>
        </w:rPr>
        <w:t>A recurring theme across LLM-based advisory studies is the challenge of balancing automation with human oversight. While LLMs can process queries and generate responses at scale, agricultural advisory involves high-stakes decisions where errors can have significant consequences. Most studies acknowledge the need for human-in-the-loop approaches, where AI systems handle routine queries while escalating complex or high-risk situations to human experts. However, the practical mechanisms for implementing such hybrid advisory systems at scale remain incompletely resolved, particularly in extension contexts with limited expert capacity.</w:t>
      </w:r>
    </w:p>
    <w:p w14:paraId="0E6B2882" w14:textId="77777777" w:rsidR="00590812" w:rsidRPr="00A3636C" w:rsidRDefault="00590812" w:rsidP="00590812">
      <w:pPr>
        <w:spacing w:after="120" w:line="480" w:lineRule="auto"/>
        <w:rPr>
          <w:rFonts w:ascii="Times New Roman" w:hAnsi="Times New Roman"/>
          <w:b/>
          <w:bCs/>
          <w:sz w:val="28"/>
          <w:szCs w:val="28"/>
        </w:rPr>
      </w:pPr>
      <w:r>
        <w:rPr>
          <w:rFonts w:ascii="Times New Roman" w:hAnsi="Times New Roman"/>
          <w:b/>
          <w:sz w:val="24"/>
        </w:rPr>
        <w:t>2.5.2 Low-resource language support in AI systems</w:t>
      </w:r>
    </w:p>
    <w:p w14:paraId="3FFDBA13" w14:textId="77777777" w:rsidR="00590812" w:rsidRPr="00A3636C" w:rsidRDefault="00590812" w:rsidP="00590812">
      <w:pPr>
        <w:spacing w:after="120" w:line="480" w:lineRule="auto"/>
        <w:jc w:val="both"/>
        <w:rPr>
          <w:rFonts w:ascii="Times New Roman" w:hAnsi="Times New Roman"/>
          <w:sz w:val="28"/>
          <w:szCs w:val="28"/>
        </w:rPr>
      </w:pPr>
      <w:r w:rsidRPr="00A3636C">
        <w:rPr>
          <w:rFonts w:ascii="Times New Roman" w:hAnsi="Times New Roman"/>
          <w:sz w:val="24"/>
          <w:szCs w:val="28"/>
        </w:rPr>
        <w:t>The challenge of extending AI capabilities to low-resource languages has been addressed across multiple research communities, with important implications for agricultural applications. This section reviews relevant advances in low-resource language AI.</w:t>
      </w:r>
    </w:p>
    <w:p w14:paraId="03D8433F" w14:textId="77777777" w:rsidR="00590812" w:rsidRPr="00A3636C" w:rsidRDefault="00590812" w:rsidP="00590812">
      <w:pPr>
        <w:spacing w:after="120" w:line="480" w:lineRule="auto"/>
        <w:jc w:val="both"/>
        <w:rPr>
          <w:rFonts w:ascii="Times New Roman" w:hAnsi="Times New Roman"/>
          <w:sz w:val="28"/>
          <w:szCs w:val="28"/>
        </w:rPr>
      </w:pPr>
      <w:r w:rsidRPr="00A3636C">
        <w:rPr>
          <w:rFonts w:ascii="Times New Roman" w:hAnsi="Times New Roman"/>
          <w:sz w:val="24"/>
          <w:szCs w:val="28"/>
        </w:rPr>
        <w:lastRenderedPageBreak/>
        <w:t>Ndimbo, Luo, Fernando, Yang, and Wang (2025) leveraged retrieval-augmented generation for Swahili language conversation systems, demonstrating the potential of RAG to improve conversational AI for low-resource languages. The study showed that retrieval mechanisms can compensate for some limitations of language models trained on limited low-resource language data, by providing relevant context that guides generation toward appropriate responses. The authors reported significant improvements in response quality compared to pure LLM generation for Swahili, and suggested that similar approaches could benefit other low-resource languages in agricultural contexts. The work is particularly relevant given Swahili's role as a lingua franca in East African agriculture.</w:t>
      </w:r>
    </w:p>
    <w:p w14:paraId="1A988149" w14:textId="77777777" w:rsidR="00590812" w:rsidRPr="00A3636C" w:rsidRDefault="00590812" w:rsidP="00590812">
      <w:pPr>
        <w:spacing w:after="120" w:line="480" w:lineRule="auto"/>
        <w:jc w:val="both"/>
        <w:rPr>
          <w:rFonts w:ascii="Times New Roman" w:hAnsi="Times New Roman"/>
          <w:sz w:val="28"/>
          <w:szCs w:val="28"/>
        </w:rPr>
      </w:pPr>
      <w:r w:rsidRPr="00A3636C">
        <w:rPr>
          <w:rFonts w:ascii="Times New Roman" w:hAnsi="Times New Roman"/>
          <w:sz w:val="24"/>
          <w:szCs w:val="28"/>
        </w:rPr>
        <w:t>Hossain, Subhan, Mahi, and Nabila (2026) developed a cost-efficient cross-lingual retrieval-augmented generation framework specifically for Bengali agricultural advisory. Their approach addresses the economic reality that training dedicated LLMs for each low-resource language is prohibitively expensive, while direct translation of agricultural advice may lose important contextual nuances. The cross-lingual RAG framework retrieves relevant agricultural information from English-language knowledge bases and generates responses in Bengali, leveraging the cross-lingual capabilities of multilingual language models. Evaluation demonstrated that this approach can provide agriculturally accurate advice in Bengali at a fraction of the cost of training dedicated Bengali agricultural models.</w:t>
      </w:r>
    </w:p>
    <w:p w14:paraId="67A4863D" w14:textId="77777777" w:rsidR="00590812" w:rsidRPr="00A3636C" w:rsidRDefault="00590812" w:rsidP="00590812">
      <w:pPr>
        <w:spacing w:after="120" w:line="480" w:lineRule="auto"/>
        <w:jc w:val="both"/>
        <w:rPr>
          <w:rFonts w:ascii="Times New Roman" w:hAnsi="Times New Roman"/>
          <w:sz w:val="28"/>
          <w:szCs w:val="28"/>
        </w:rPr>
      </w:pPr>
      <w:r w:rsidRPr="00A3636C">
        <w:rPr>
          <w:rFonts w:ascii="Times New Roman" w:hAnsi="Times New Roman"/>
          <w:sz w:val="24"/>
          <w:szCs w:val="28"/>
        </w:rPr>
        <w:t xml:space="preserve">Chang, Li, Lee, and Lee (2025) enhanced low-resource minority language translation with LLMs and retrieval-augmented generation, focusing on the preservation of cultural nuances in translated content. Their approach recognizes that agricultural advice is not merely technical information but is embedded in cultural contexts that affect how recommendations are understood and implemented. The retrieval component identifies culturally appropriate </w:t>
      </w:r>
      <w:r w:rsidRPr="00A3636C">
        <w:rPr>
          <w:rFonts w:ascii="Times New Roman" w:hAnsi="Times New Roman"/>
          <w:sz w:val="24"/>
          <w:szCs w:val="28"/>
        </w:rPr>
        <w:lastRenderedPageBreak/>
        <w:t>examples and expressions from parallel corpora, while the generation model produces translations that preserve both technical accuracy and cultural appropriateness. This cultural sensitivity is particularly important for agricultural advisory, where adoption of recommended practices depends on alignment with local cultural norms and values.</w:t>
      </w:r>
    </w:p>
    <w:p w14:paraId="2DBEBF42" w14:textId="77777777" w:rsidR="00590812" w:rsidRPr="00A3636C" w:rsidRDefault="00590812" w:rsidP="00590812">
      <w:pPr>
        <w:spacing w:after="120" w:line="480" w:lineRule="auto"/>
        <w:jc w:val="both"/>
        <w:rPr>
          <w:rFonts w:ascii="Times New Roman" w:hAnsi="Times New Roman"/>
          <w:sz w:val="28"/>
          <w:szCs w:val="28"/>
        </w:rPr>
      </w:pPr>
      <w:r w:rsidRPr="00A3636C">
        <w:rPr>
          <w:rFonts w:ascii="Times New Roman" w:hAnsi="Times New Roman"/>
          <w:sz w:val="24"/>
          <w:szCs w:val="28"/>
        </w:rPr>
        <w:t>Ipa, Rony, and Islam (2025) proposed the TraSe architecture for enhanced retrieval-augmented generation in Bangla, a low-resource language with over 200 million speakers. The architecture specifically addresses the challenges of retrieval and generation for morphologically rich languages with limited digital resources. By designing retrieval mechanisms that account for Bangla morphological characteristics and generation models that leverage retrieved context effectively, the TraSe architecture achieves improved performance on Bangla question answering tasks. The authors emphasized that RAG system design must be adapted to the linguistic characteristics of target languages rather than assuming that approaches effective for English will transfer directly.</w:t>
      </w:r>
    </w:p>
    <w:p w14:paraId="09BC0C70" w14:textId="77777777" w:rsidR="00590812" w:rsidRPr="00A3636C" w:rsidRDefault="00590812" w:rsidP="00590812">
      <w:pPr>
        <w:spacing w:after="120" w:line="480" w:lineRule="auto"/>
        <w:jc w:val="both"/>
        <w:rPr>
          <w:rFonts w:ascii="Times New Roman" w:hAnsi="Times New Roman"/>
          <w:sz w:val="28"/>
          <w:szCs w:val="28"/>
        </w:rPr>
      </w:pPr>
      <w:r w:rsidRPr="00A3636C">
        <w:rPr>
          <w:rFonts w:ascii="Times New Roman" w:hAnsi="Times New Roman"/>
          <w:sz w:val="24"/>
          <w:szCs w:val="28"/>
        </w:rPr>
        <w:t>Nzeyimana and Rubungo (2025) developed Kinyarwanda ColBERT, a lexically grounded retrieval model specifically designed for low-resource retrieval-augmented generation. The model addresses the observation that standard multilingual retrieval models often perform poorly on low-resource languages due to limited training data and morphological complexity. By grounding retrieval in lexical features specific to Kinyarwanda, the model achieves improved retrieval accuracy compared to generic multilingual approaches. This work demonstrates the value of language-specific retrieval optimization, even within multilingual frameworks, and suggests that effective multilingual agricultural RAG may require language-specific components.</w:t>
      </w:r>
    </w:p>
    <w:p w14:paraId="0E35E6C7" w14:textId="77777777" w:rsidR="00590812" w:rsidRPr="00A3636C" w:rsidRDefault="00590812" w:rsidP="00590812">
      <w:pPr>
        <w:spacing w:after="120" w:line="480" w:lineRule="auto"/>
        <w:jc w:val="both"/>
        <w:rPr>
          <w:rFonts w:ascii="Times New Roman" w:hAnsi="Times New Roman"/>
          <w:sz w:val="28"/>
          <w:szCs w:val="28"/>
        </w:rPr>
      </w:pPr>
      <w:r w:rsidRPr="00A3636C">
        <w:rPr>
          <w:rFonts w:ascii="Times New Roman" w:hAnsi="Times New Roman"/>
          <w:sz w:val="24"/>
          <w:szCs w:val="28"/>
        </w:rPr>
        <w:lastRenderedPageBreak/>
        <w:t>Rugemalila, Cai, Zhang, Liu, and Wang (2026) introduced curriculum-aware retrieval-augmented generation for bilingual tutoring in low-resource Swahili-English secondary schools, though the principles are applicable to agricultural education contexts. The curriculum-aware approach ensures that retrieved information aligns with the learner's current educational level and curriculum progression, preventing information overload and ensuring pedagogical coherence. For agricultural advisory, analogous context-aware retrieval could ensure that recommendations are appropriate for the farmer's experience level, farm size, and resource constraints.</w:t>
      </w:r>
    </w:p>
    <w:p w14:paraId="44E31BB6" w14:textId="77777777" w:rsidR="00590812" w:rsidRPr="00A3636C" w:rsidRDefault="00590812" w:rsidP="00590812">
      <w:pPr>
        <w:spacing w:after="120" w:line="480" w:lineRule="auto"/>
        <w:jc w:val="both"/>
        <w:rPr>
          <w:rFonts w:ascii="Times New Roman" w:hAnsi="Times New Roman"/>
          <w:sz w:val="28"/>
          <w:szCs w:val="28"/>
        </w:rPr>
      </w:pPr>
      <w:r w:rsidRPr="00A3636C">
        <w:rPr>
          <w:rFonts w:ascii="Times New Roman" w:hAnsi="Times New Roman"/>
          <w:sz w:val="24"/>
          <w:szCs w:val="28"/>
        </w:rPr>
        <w:t>Wu, Tang, and Yang (2024) provided important insights into multilingual retrieval-augmented generation, demonstrating that not all languages are equally served by multilingual RAG systems. Their analysis revealed systematic performance disparities across languages in multilingual RAG pipelines, with low-resource languages experiencing cascading errors from translation, retrieval, and generation stages. The authors identified specific failure modes affecting low-resource languages and proposed mitigation strategies including language-specific retrieval optimization and cross-lingual verification mechanisms. This work provides a cautionary perspective on the challenges of achieving equitable performance across languages in multilingual agricultural RAG systems.</w:t>
      </w:r>
    </w:p>
    <w:p w14:paraId="57AAF087" w14:textId="77777777" w:rsidR="00590812" w:rsidRPr="00A3636C" w:rsidRDefault="00590812" w:rsidP="00590812">
      <w:pPr>
        <w:spacing w:after="120" w:line="480" w:lineRule="auto"/>
        <w:jc w:val="both"/>
        <w:rPr>
          <w:rFonts w:ascii="Times New Roman" w:hAnsi="Times New Roman"/>
          <w:sz w:val="28"/>
          <w:szCs w:val="28"/>
        </w:rPr>
      </w:pPr>
      <w:r w:rsidRPr="00A3636C">
        <w:rPr>
          <w:rFonts w:ascii="Times New Roman" w:hAnsi="Times New Roman"/>
          <w:sz w:val="24"/>
          <w:szCs w:val="28"/>
        </w:rPr>
        <w:t xml:space="preserve">Merx, Mahmudi, and Langford (2024) explored low-resource machine translation through retrieval-augmented LLM prompting, studying the Mambai language, a very low-resource language spoken in Timor-Leste. Their few-shot prompting approach, which retrieves carefully selected examples to guide translation, showed potential for improving low-resource machine translation using general-purpose LLMs. While focused on translation rather than agricultural advisory specifically, the approach illustrates how retrieval </w:t>
      </w:r>
      <w:r w:rsidRPr="00A3636C">
        <w:rPr>
          <w:rFonts w:ascii="Times New Roman" w:hAnsi="Times New Roman"/>
          <w:sz w:val="24"/>
          <w:szCs w:val="28"/>
        </w:rPr>
        <w:lastRenderedPageBreak/>
        <w:t>mechanisms can extend LLM capabilities to languages with extremely limited resources, which is relevant for agricultural applications targeting indigenous farming communities.</w:t>
      </w:r>
    </w:p>
    <w:p w14:paraId="53DA5BF6" w14:textId="77777777" w:rsidR="00590812" w:rsidRPr="00A3636C" w:rsidRDefault="00590812" w:rsidP="00590812">
      <w:pPr>
        <w:spacing w:after="120" w:line="480" w:lineRule="auto"/>
        <w:jc w:val="both"/>
        <w:rPr>
          <w:rFonts w:ascii="Times New Roman" w:hAnsi="Times New Roman"/>
          <w:sz w:val="28"/>
          <w:szCs w:val="28"/>
        </w:rPr>
      </w:pPr>
      <w:r w:rsidRPr="00A3636C">
        <w:rPr>
          <w:rFonts w:ascii="Times New Roman" w:hAnsi="Times New Roman"/>
          <w:sz w:val="24"/>
          <w:szCs w:val="28"/>
        </w:rPr>
        <w:t>Malhotra, Sharma, and Rana (2025) systematically analyzed approaches to improving retrieval-augmented generation for low-resource languages, identifying key challenges including insufficient data for training effective retrievers, embedding quality degradation for low-resource languages, and limited evaluation benchmarks. The authors proposed a framework for adapting RAG systems to low-resource settings that includes data augmentation strategies, cross-lingual embedding alignment, and retrieval mechanism adaptation. Their framework provides a structured approach to developing agricultural RAG systems for low-resource languages, though implementation for specific languages and domains requires additional adaptation.</w:t>
      </w:r>
    </w:p>
    <w:p w14:paraId="7B06BBF0" w14:textId="77777777" w:rsidR="00590812" w:rsidRPr="00A3636C" w:rsidRDefault="00590812" w:rsidP="00590812">
      <w:pPr>
        <w:spacing w:after="120" w:line="480" w:lineRule="auto"/>
        <w:jc w:val="both"/>
        <w:rPr>
          <w:rFonts w:ascii="Times New Roman" w:hAnsi="Times New Roman"/>
          <w:sz w:val="28"/>
          <w:szCs w:val="28"/>
        </w:rPr>
      </w:pPr>
      <w:r w:rsidRPr="00A3636C">
        <w:rPr>
          <w:rFonts w:ascii="Times New Roman" w:hAnsi="Times New Roman"/>
          <w:sz w:val="24"/>
          <w:szCs w:val="28"/>
        </w:rPr>
        <w:t>Across low-resource language AI studies, a fundamental tension emerges between the goal of universal multilingual coverage and the reality that achieving high-quality performance for any given language requires substantial language-specific investment. Multilingual models offer broad coverage but often with uneven quality, while language-specific optimization achieves better performance for target languages but at higher development cost. For agricultural applications where advice quality directly affects farmer welfare, this tension is particularly acute. Practical deployment may require prioritizing languages based on farming population size, development impact potential, and available resources for language-specific adaptation.</w:t>
      </w:r>
    </w:p>
    <w:p w14:paraId="4C64E2A5" w14:textId="77777777" w:rsidR="00590812" w:rsidRPr="00A3636C" w:rsidRDefault="00590812" w:rsidP="00590812">
      <w:pPr>
        <w:spacing w:after="120" w:line="480" w:lineRule="auto"/>
        <w:rPr>
          <w:rFonts w:ascii="Times New Roman" w:hAnsi="Times New Roman"/>
          <w:b/>
          <w:bCs/>
          <w:sz w:val="28"/>
          <w:szCs w:val="28"/>
        </w:rPr>
      </w:pPr>
      <w:r>
        <w:rPr>
          <w:rFonts w:ascii="Times New Roman" w:hAnsi="Times New Roman"/>
          <w:b/>
          <w:sz w:val="24"/>
        </w:rPr>
        <w:t>2.6 Summary of Review</w:t>
      </w:r>
    </w:p>
    <w:p w14:paraId="5557A28A" w14:textId="77777777" w:rsidR="00590812" w:rsidRPr="00A3636C" w:rsidRDefault="00590812" w:rsidP="00590812">
      <w:pPr>
        <w:spacing w:after="120" w:line="480" w:lineRule="auto"/>
        <w:jc w:val="both"/>
        <w:rPr>
          <w:rFonts w:ascii="Times New Roman" w:hAnsi="Times New Roman"/>
          <w:sz w:val="28"/>
          <w:szCs w:val="28"/>
        </w:rPr>
      </w:pPr>
      <w:r w:rsidRPr="00A3636C">
        <w:rPr>
          <w:rFonts w:ascii="Times New Roman" w:hAnsi="Times New Roman"/>
          <w:sz w:val="24"/>
          <w:szCs w:val="28"/>
        </w:rPr>
        <w:t xml:space="preserve">This literature review has provided a comprehensive examination of research at the intersection of multimodal information retrieval, retrieval-augmented generation, </w:t>
      </w:r>
      <w:r w:rsidRPr="00A3636C">
        <w:rPr>
          <w:rFonts w:ascii="Times New Roman" w:hAnsi="Times New Roman"/>
          <w:sz w:val="24"/>
          <w:szCs w:val="28"/>
        </w:rPr>
        <w:lastRenderedPageBreak/>
        <w:t>agricultural extension services, and local dialect support. The review reveals a rapidly evolving field with significant advances across multiple dimensions, while identifying important gaps that must be addressed to realize the vision of effective, equitable AI-powered agricultural advisory services.</w:t>
      </w:r>
    </w:p>
    <w:p w14:paraId="1E0376BB" w14:textId="77777777" w:rsidR="00590812" w:rsidRPr="00A3636C" w:rsidRDefault="00590812" w:rsidP="00590812">
      <w:pPr>
        <w:spacing w:after="120" w:line="480" w:lineRule="auto"/>
        <w:jc w:val="both"/>
        <w:rPr>
          <w:rFonts w:ascii="Times New Roman" w:hAnsi="Times New Roman"/>
          <w:sz w:val="28"/>
          <w:szCs w:val="28"/>
        </w:rPr>
      </w:pPr>
      <w:r w:rsidRPr="00A3636C">
        <w:rPr>
          <w:rFonts w:ascii="Times New Roman" w:hAnsi="Times New Roman"/>
          <w:sz w:val="24"/>
          <w:szCs w:val="28"/>
        </w:rPr>
        <w:t>The theoretical foundations for multimodal RAG-based agricultural information systems are well-established. Information retrieval has progressed from keyword-based approaches to sophisticated neural retrieval methods capable of semantic understanding. RAG frameworks provide proven architectures for grounding LLM generation in external knowledge. Multimodal AI systems can process diverse input types and generate multi-format responses. Large language models demonstrate impressive natural language capabilities that can be adapted to agricultural domains. Understanding of low-resource language challenges has advanced, with emerging solutions for cross-lingual transfer and retrieval-based augmentation.</w:t>
      </w:r>
    </w:p>
    <w:p w14:paraId="05EE9B4F" w14:textId="77777777" w:rsidR="00590812" w:rsidRPr="00A3636C" w:rsidRDefault="00590812" w:rsidP="00590812">
      <w:pPr>
        <w:spacing w:after="120" w:line="480" w:lineRule="auto"/>
        <w:jc w:val="both"/>
        <w:rPr>
          <w:rFonts w:ascii="Times New Roman" w:hAnsi="Times New Roman"/>
          <w:sz w:val="28"/>
          <w:szCs w:val="28"/>
        </w:rPr>
      </w:pPr>
      <w:r w:rsidRPr="00A3636C">
        <w:rPr>
          <w:rFonts w:ascii="Times New Roman" w:hAnsi="Times New Roman"/>
          <w:sz w:val="24"/>
          <w:szCs w:val="28"/>
        </w:rPr>
        <w:t>Applied research has demonstrated the technical feasibility of RAG-based agricultural advisory systems, with multiple studies reporting promising results for agricultural question answering, crop diagnosis, and management recommendation. Multimodal systems have shown particular value for crop and pest identification, where visual inputs complement textual descriptions. Multilingual systems have expanded access to AI advisory for farming populations communicating in major languages beyond English.</w:t>
      </w:r>
    </w:p>
    <w:p w14:paraId="2DC8E218" w14:textId="77777777" w:rsidR="00590812" w:rsidRPr="00A3636C" w:rsidRDefault="00590812" w:rsidP="00590812">
      <w:pPr>
        <w:spacing w:after="120" w:line="480" w:lineRule="auto"/>
        <w:jc w:val="both"/>
        <w:rPr>
          <w:rFonts w:ascii="Times New Roman" w:hAnsi="Times New Roman"/>
          <w:sz w:val="28"/>
          <w:szCs w:val="28"/>
        </w:rPr>
      </w:pPr>
      <w:r w:rsidRPr="00A3636C">
        <w:rPr>
          <w:rFonts w:ascii="Times New Roman" w:hAnsi="Times New Roman"/>
          <w:sz w:val="24"/>
          <w:szCs w:val="28"/>
        </w:rPr>
        <w:t xml:space="preserve">However, critical analysis reveals that these advances remain largely fragmented across separate research streams. The integration of multimodal processing, RAG architectures, and robust local dialect support within unified systems remains an important gap. Evaluation methodologies focus predominantly on technical metrics rather than farmer-centered </w:t>
      </w:r>
      <w:r w:rsidRPr="00A3636C">
        <w:rPr>
          <w:rFonts w:ascii="Times New Roman" w:hAnsi="Times New Roman"/>
          <w:sz w:val="24"/>
          <w:szCs w:val="28"/>
        </w:rPr>
        <w:lastRenderedPageBreak/>
        <w:t>outcomes, limiting understanding of real-world impact. Content availability in local languages constrains the effectiveness of retrieval-based approaches for underserved linguistic communities. Deployment and sustainability considerations receive insufficient attention, leaving questions about how research prototypes can transition to operational services that benefit farming communities at scale.</w:t>
      </w:r>
    </w:p>
    <w:p w14:paraId="0E9675A2" w14:textId="77777777" w:rsidR="00590812" w:rsidRPr="00A3636C" w:rsidRDefault="00590812" w:rsidP="00590812">
      <w:pPr>
        <w:spacing w:after="120" w:line="480" w:lineRule="auto"/>
        <w:jc w:val="both"/>
        <w:rPr>
          <w:rFonts w:ascii="Times New Roman" w:hAnsi="Times New Roman"/>
          <w:sz w:val="28"/>
          <w:szCs w:val="28"/>
        </w:rPr>
      </w:pPr>
      <w:r w:rsidRPr="00A3636C">
        <w:rPr>
          <w:rFonts w:ascii="Times New Roman" w:hAnsi="Times New Roman"/>
          <w:sz w:val="24"/>
          <w:szCs w:val="28"/>
        </w:rPr>
        <w:t>The development of a multimodal RAG-based information retrieval system for agricultural extension services supporting local dialects thus represents both a significant opportunity and a substantial challenge. Success will require not only technical innovation in multimodal multilingual RAG architectures but also attention to the practical, organizational, and ethical dimensions of agricultural AI deployment. Farmer-centered design, community participation, and rigorous evaluation in real-world deployment contexts must be prioritized alongside technical performance optimization.</w:t>
      </w:r>
    </w:p>
    <w:p w14:paraId="3D2B8332" w14:textId="77777777" w:rsidR="00590812" w:rsidRPr="00A3636C" w:rsidRDefault="00590812" w:rsidP="00590812">
      <w:pPr>
        <w:spacing w:after="120" w:line="480" w:lineRule="auto"/>
        <w:jc w:val="both"/>
        <w:rPr>
          <w:rFonts w:ascii="Times New Roman" w:hAnsi="Times New Roman"/>
          <w:sz w:val="28"/>
          <w:szCs w:val="28"/>
        </w:rPr>
      </w:pPr>
      <w:r w:rsidRPr="00A3636C">
        <w:rPr>
          <w:rFonts w:ascii="Times New Roman" w:hAnsi="Times New Roman"/>
          <w:sz w:val="24"/>
          <w:szCs w:val="28"/>
        </w:rPr>
        <w:t>The research gaps identified in this review provide a roadmap for future investigation, spanning integrated system architecture, dialect-specific adaptation, contextual adaptation frameworks, farmer-centered evaluation, sustainable deployment models, knowledge base development, and ethical frameworks. Addressing these gaps will require interdisciplinary collaboration across natural language processing, computer vision, agricultural science, human-computer interaction, development studies, and ethics, reflecting the multidimensional nature of the challenge.</w:t>
      </w:r>
    </w:p>
    <w:p w14:paraId="4954E99C" w14:textId="77777777" w:rsidR="00590812" w:rsidRPr="00A3636C" w:rsidRDefault="00590812" w:rsidP="00590812">
      <w:pPr>
        <w:spacing w:after="120" w:line="480" w:lineRule="auto"/>
        <w:jc w:val="both"/>
        <w:rPr>
          <w:rFonts w:ascii="Times New Roman" w:hAnsi="Times New Roman"/>
          <w:sz w:val="28"/>
          <w:szCs w:val="28"/>
        </w:rPr>
      </w:pPr>
      <w:r w:rsidRPr="00A3636C">
        <w:rPr>
          <w:rFonts w:ascii="Times New Roman" w:hAnsi="Times New Roman"/>
          <w:sz w:val="24"/>
          <w:szCs w:val="28"/>
        </w:rPr>
        <w:t xml:space="preserve">Ultimately, the goal is not merely to develop technically sophisticated AI systems but to create agricultural information services that effectively empower farming communities, particularly those historically underserved by existing extension systems. Achieving this goal requires maintaining focus on farmer needs, preferences, and constraints throughout the </w:t>
      </w:r>
      <w:r w:rsidRPr="00A3636C">
        <w:rPr>
          <w:rFonts w:ascii="Times New Roman" w:hAnsi="Times New Roman"/>
          <w:sz w:val="24"/>
          <w:szCs w:val="28"/>
        </w:rPr>
        <w:lastRenderedPageBreak/>
        <w:t>research and development process, ensuring that technological innovation serves human development rather than pursuing advancement for its own sake. The potential of multimodal RAG-based systems to transform agricultural extension is substantial, but realizing this potential will require sustained, collaborative effort that bridges the gaps between research disciplines, between research and practice, and between technology developers and the farming communities they aim to serve.</w:t>
      </w:r>
    </w:p>
    <w:p w14:paraId="5992D458" w14:textId="77777777" w:rsidR="00D843C7" w:rsidRPr="00A3636C" w:rsidRDefault="00D843C7" w:rsidP="00590812">
      <w:pPr>
        <w:spacing w:before="120" w:after="120"/>
        <w:jc w:val="both"/>
        <w:rPr>
          <w:rFonts w:ascii="Times New Roman" w:hAnsi="Times New Roman"/>
          <w:sz w:val="28"/>
          <w:szCs w:val="28"/>
        </w:rPr>
      </w:pPr>
    </w:p>
    <w:p w14:paraId="70E92987" w14:textId="77777777" w:rsidR="00D843C7" w:rsidRPr="00A3636C" w:rsidRDefault="00D843C7" w:rsidP="00590812">
      <w:pPr>
        <w:spacing w:before="120" w:after="120"/>
        <w:jc w:val="both"/>
        <w:rPr>
          <w:rFonts w:ascii="Times New Roman" w:hAnsi="Times New Roman"/>
          <w:sz w:val="28"/>
          <w:szCs w:val="28"/>
        </w:rPr>
      </w:pPr>
    </w:p>
    <w:p w14:paraId="3BEB2005" w14:textId="77777777" w:rsidR="00D843C7" w:rsidRDefault="00D843C7" w:rsidP="00590812">
      <w:pPr>
        <w:spacing w:before="120" w:after="120"/>
        <w:jc w:val="both"/>
        <w:rPr>
          <w:rFonts w:ascii="Times New Roman" w:hAnsi="Times New Roman"/>
          <w:sz w:val="28"/>
          <w:szCs w:val="28"/>
        </w:rPr>
      </w:pPr>
    </w:p>
    <w:p w14:paraId="463842F2" w14:textId="77777777" w:rsidR="009C685E" w:rsidRPr="00A3636C" w:rsidRDefault="009C685E" w:rsidP="00590812">
      <w:pPr>
        <w:spacing w:before="120" w:after="120"/>
        <w:jc w:val="both"/>
        <w:rPr>
          <w:rFonts w:ascii="Times New Roman" w:hAnsi="Times New Roman"/>
          <w:sz w:val="28"/>
          <w:szCs w:val="28"/>
        </w:rPr>
      </w:pPr>
    </w:p>
    <w:p w14:paraId="776D23AA" w14:textId="77777777" w:rsidR="00D843C7" w:rsidRDefault="00D843C7" w:rsidP="00590812">
      <w:pPr>
        <w:spacing w:before="120" w:after="120"/>
        <w:jc w:val="both"/>
        <w:rPr>
          <w:rFonts w:ascii="Times New Roman" w:hAnsi="Times New Roman"/>
          <w:sz w:val="28"/>
          <w:szCs w:val="28"/>
        </w:rPr>
      </w:pPr>
    </w:p>
    <w:p w14:paraId="30FE2439" w14:textId="77777777" w:rsidR="009C685E" w:rsidRDefault="009C685E" w:rsidP="00590812">
      <w:pPr>
        <w:spacing w:before="120" w:after="120"/>
        <w:jc w:val="both"/>
        <w:rPr>
          <w:rFonts w:ascii="Times New Roman" w:hAnsi="Times New Roman"/>
          <w:sz w:val="28"/>
          <w:szCs w:val="28"/>
        </w:rPr>
      </w:pPr>
    </w:p>
    <w:p w14:paraId="20C0751A" w14:textId="77777777" w:rsidR="009C685E" w:rsidRDefault="009C685E" w:rsidP="00590812">
      <w:pPr>
        <w:spacing w:before="120" w:after="120"/>
        <w:jc w:val="both"/>
        <w:rPr>
          <w:rFonts w:ascii="Times New Roman" w:hAnsi="Times New Roman"/>
          <w:sz w:val="28"/>
          <w:szCs w:val="28"/>
        </w:rPr>
      </w:pPr>
    </w:p>
    <w:p w14:paraId="12592A7C" w14:textId="77777777" w:rsidR="009C685E" w:rsidRDefault="009C685E" w:rsidP="00590812">
      <w:pPr>
        <w:spacing w:before="120" w:after="120"/>
        <w:jc w:val="both"/>
        <w:rPr>
          <w:rFonts w:ascii="Times New Roman" w:hAnsi="Times New Roman"/>
          <w:sz w:val="28"/>
          <w:szCs w:val="28"/>
        </w:rPr>
      </w:pPr>
    </w:p>
    <w:p w14:paraId="01BF87D4" w14:textId="77777777" w:rsidR="009C685E" w:rsidRDefault="009C685E" w:rsidP="00590812">
      <w:pPr>
        <w:spacing w:before="120" w:after="120"/>
        <w:jc w:val="both"/>
        <w:rPr>
          <w:rFonts w:ascii="Times New Roman" w:hAnsi="Times New Roman"/>
          <w:sz w:val="28"/>
          <w:szCs w:val="28"/>
        </w:rPr>
      </w:pPr>
    </w:p>
    <w:p w14:paraId="2BCA8D02" w14:textId="77777777" w:rsidR="009C685E" w:rsidRDefault="009C685E" w:rsidP="00590812">
      <w:pPr>
        <w:spacing w:before="120" w:after="120"/>
        <w:jc w:val="both"/>
        <w:rPr>
          <w:rFonts w:ascii="Times New Roman" w:hAnsi="Times New Roman"/>
          <w:sz w:val="28"/>
          <w:szCs w:val="28"/>
        </w:rPr>
      </w:pPr>
    </w:p>
    <w:p w14:paraId="14905A07" w14:textId="77777777" w:rsidR="009C685E" w:rsidRDefault="009C685E" w:rsidP="00590812">
      <w:pPr>
        <w:spacing w:before="120" w:after="120"/>
        <w:jc w:val="both"/>
        <w:rPr>
          <w:rFonts w:ascii="Times New Roman" w:hAnsi="Times New Roman"/>
          <w:sz w:val="28"/>
          <w:szCs w:val="28"/>
        </w:rPr>
      </w:pPr>
    </w:p>
    <w:p w14:paraId="00DA6FED" w14:textId="77777777" w:rsidR="009C685E" w:rsidRDefault="009C685E" w:rsidP="00590812">
      <w:pPr>
        <w:spacing w:before="120" w:after="120"/>
        <w:jc w:val="both"/>
        <w:rPr>
          <w:rFonts w:ascii="Times New Roman" w:hAnsi="Times New Roman"/>
          <w:sz w:val="28"/>
          <w:szCs w:val="28"/>
        </w:rPr>
      </w:pPr>
    </w:p>
    <w:p w14:paraId="57047F1C" w14:textId="77777777" w:rsidR="009C685E" w:rsidRDefault="009C685E" w:rsidP="00590812">
      <w:pPr>
        <w:spacing w:before="120" w:after="120"/>
        <w:jc w:val="both"/>
        <w:rPr>
          <w:rFonts w:ascii="Times New Roman" w:hAnsi="Times New Roman"/>
          <w:sz w:val="28"/>
          <w:szCs w:val="28"/>
        </w:rPr>
      </w:pPr>
    </w:p>
    <w:p w14:paraId="628D2EDC" w14:textId="77777777" w:rsidR="009C685E" w:rsidRDefault="009C685E" w:rsidP="00590812">
      <w:pPr>
        <w:spacing w:before="120" w:after="120"/>
        <w:jc w:val="both"/>
        <w:rPr>
          <w:rFonts w:ascii="Times New Roman" w:hAnsi="Times New Roman"/>
          <w:sz w:val="28"/>
          <w:szCs w:val="28"/>
        </w:rPr>
      </w:pPr>
    </w:p>
    <w:p w14:paraId="5D4BA37C" w14:textId="77777777" w:rsidR="009C685E" w:rsidRDefault="009C685E" w:rsidP="00590812">
      <w:pPr>
        <w:spacing w:before="120" w:after="120"/>
        <w:jc w:val="both"/>
        <w:rPr>
          <w:rFonts w:ascii="Times New Roman" w:hAnsi="Times New Roman"/>
          <w:sz w:val="28"/>
          <w:szCs w:val="28"/>
        </w:rPr>
      </w:pPr>
    </w:p>
    <w:p w14:paraId="39CBA5A9" w14:textId="77777777" w:rsidR="009C685E" w:rsidRDefault="009C685E" w:rsidP="00590812">
      <w:pPr>
        <w:spacing w:before="120" w:after="120"/>
        <w:jc w:val="both"/>
        <w:rPr>
          <w:rFonts w:ascii="Times New Roman" w:hAnsi="Times New Roman"/>
          <w:sz w:val="28"/>
          <w:szCs w:val="28"/>
        </w:rPr>
      </w:pPr>
    </w:p>
    <w:p w14:paraId="549F2786" w14:textId="77777777" w:rsidR="009C685E" w:rsidRDefault="009C685E" w:rsidP="00590812">
      <w:pPr>
        <w:spacing w:before="120" w:after="120"/>
        <w:jc w:val="both"/>
        <w:rPr>
          <w:rFonts w:ascii="Times New Roman" w:hAnsi="Times New Roman"/>
          <w:sz w:val="28"/>
          <w:szCs w:val="28"/>
        </w:rPr>
      </w:pPr>
    </w:p>
    <w:p w14:paraId="78BC256E" w14:textId="77777777" w:rsidR="009C685E" w:rsidRDefault="009C685E" w:rsidP="00590812">
      <w:pPr>
        <w:spacing w:before="120" w:after="120"/>
        <w:jc w:val="both"/>
        <w:rPr>
          <w:rFonts w:ascii="Times New Roman" w:hAnsi="Times New Roman"/>
          <w:sz w:val="28"/>
          <w:szCs w:val="28"/>
        </w:rPr>
      </w:pPr>
    </w:p>
    <w:p w14:paraId="5E731F89" w14:textId="77777777" w:rsidR="009C685E" w:rsidRDefault="009C685E" w:rsidP="00590812">
      <w:pPr>
        <w:spacing w:before="120" w:after="120"/>
        <w:jc w:val="both"/>
        <w:rPr>
          <w:rFonts w:ascii="Times New Roman" w:hAnsi="Times New Roman"/>
          <w:sz w:val="28"/>
          <w:szCs w:val="28"/>
        </w:rPr>
      </w:pPr>
    </w:p>
    <w:p w14:paraId="322763E3" w14:textId="77777777" w:rsidR="00D843C7" w:rsidRPr="00A3636C" w:rsidRDefault="00D843C7" w:rsidP="00106937">
      <w:pPr>
        <w:spacing w:after="120" w:line="480" w:lineRule="auto"/>
        <w:jc w:val="center"/>
        <w:rPr>
          <w:rFonts w:ascii="Times New Roman" w:hAnsi="Times New Roman"/>
          <w:sz w:val="28"/>
          <w:szCs w:val="28"/>
        </w:rPr>
      </w:pPr>
      <w:r>
        <w:rPr>
          <w:rFonts w:ascii="Times New Roman" w:hAnsi="Times New Roman"/>
          <w:b/>
          <w:sz w:val="28"/>
        </w:rPr>
        <w:lastRenderedPageBreak/>
        <w:t>CHAPTER THREE</w:t>
      </w:r>
    </w:p>
    <w:p w14:paraId="2C2FD349" w14:textId="78A338EC" w:rsidR="0003795C" w:rsidRDefault="00000000" w:rsidP="00106937">
      <w:pPr>
        <w:spacing w:after="240" w:line="480" w:lineRule="auto"/>
      </w:pPr>
      <w:r>
        <w:rPr>
          <w:rFonts w:ascii="Times New Roman" w:hAnsi="Times New Roman"/>
          <w:b/>
          <w:sz w:val="28"/>
        </w:rPr>
        <w:t>3.0</w:t>
      </w:r>
      <w:r w:rsidR="00106937">
        <w:rPr>
          <w:rFonts w:ascii="Times New Roman" w:hAnsi="Times New Roman"/>
          <w:b/>
          <w:sz w:val="28"/>
        </w:rPr>
        <w:tab/>
      </w:r>
      <w:r w:rsidR="00106937">
        <w:rPr>
          <w:rFonts w:ascii="Times New Roman" w:hAnsi="Times New Roman"/>
          <w:b/>
          <w:sz w:val="28"/>
        </w:rPr>
        <w:tab/>
      </w:r>
      <w:r w:rsidR="00106937">
        <w:rPr>
          <w:rFonts w:ascii="Times New Roman" w:hAnsi="Times New Roman"/>
          <w:b/>
          <w:sz w:val="28"/>
        </w:rPr>
        <w:tab/>
      </w:r>
      <w:r>
        <w:rPr>
          <w:rFonts w:ascii="Times New Roman" w:hAnsi="Times New Roman"/>
          <w:b/>
          <w:sz w:val="28"/>
        </w:rPr>
        <w:t>SYSTEM ANALYSIS AND DESIGN</w:t>
      </w:r>
    </w:p>
    <w:p w14:paraId="41C95200" w14:textId="77777777" w:rsidR="00D843C7" w:rsidRPr="00A3636C" w:rsidRDefault="00D843C7" w:rsidP="00D843C7">
      <w:pPr>
        <w:spacing w:after="120" w:line="480" w:lineRule="auto"/>
        <w:jc w:val="both"/>
        <w:rPr>
          <w:rFonts w:ascii="Times New Roman" w:hAnsi="Times New Roman"/>
          <w:sz w:val="28"/>
          <w:szCs w:val="28"/>
        </w:rPr>
      </w:pPr>
      <w:r w:rsidRPr="00A3636C">
        <w:rPr>
          <w:rFonts w:ascii="Times New Roman" w:hAnsi="Times New Roman"/>
          <w:b/>
          <w:sz w:val="24"/>
          <w:szCs w:val="28"/>
        </w:rPr>
        <w:t>SYSTEM ANALYSIS AND DESIGN</w:t>
      </w:r>
    </w:p>
    <w:p w14:paraId="635BAE37" w14:textId="77777777" w:rsidR="00D843C7" w:rsidRPr="00A3636C" w:rsidRDefault="00D843C7" w:rsidP="00D843C7">
      <w:pPr>
        <w:spacing w:after="120" w:line="480" w:lineRule="auto"/>
        <w:rPr>
          <w:rFonts w:ascii="Times New Roman" w:hAnsi="Times New Roman"/>
          <w:sz w:val="28"/>
          <w:szCs w:val="28"/>
        </w:rPr>
      </w:pPr>
      <w:r>
        <w:rPr>
          <w:rFonts w:ascii="Times New Roman" w:hAnsi="Times New Roman"/>
          <w:b/>
          <w:sz w:val="24"/>
        </w:rPr>
        <w:t>3.1 Analysis of the Existing System</w:t>
      </w:r>
    </w:p>
    <w:p w14:paraId="4F375ED4" w14:textId="77777777" w:rsidR="00D843C7" w:rsidRPr="00A3636C" w:rsidRDefault="00D843C7" w:rsidP="00D843C7">
      <w:pPr>
        <w:spacing w:after="120" w:line="480" w:lineRule="auto"/>
        <w:ind w:firstLine="720"/>
        <w:jc w:val="both"/>
        <w:rPr>
          <w:rFonts w:ascii="Times New Roman" w:hAnsi="Times New Roman"/>
          <w:sz w:val="28"/>
          <w:szCs w:val="28"/>
        </w:rPr>
      </w:pPr>
      <w:r w:rsidRPr="00A3636C">
        <w:rPr>
          <w:rFonts w:ascii="Times New Roman" w:hAnsi="Times New Roman"/>
          <w:sz w:val="24"/>
          <w:szCs w:val="28"/>
        </w:rPr>
        <w:t>System analysis and design is engineering discipline focused on studying ways of looking systems, specifying their design and realization. Agriculture extension systems focuses on providing timely information to farmers to improve food security and distribution, control crop diseases and pests as well increasing crop yield. Nigeria employs manual system and interaction with farmers to reach their extension service goals which is coordinated by FM ASF (Federal Ministry of Agriculture and Food Security),State Agricultural Development Programmes (ADPs), Non-governmental organizations and research institutions such as IITA(National institute of tropical agriculture), NCRI(National cereals research institute) and NRCRI(National root crops research institute). Farmers are reached and trained through information cascade from research institutions to state extension officers who are mandated to physically visit farmers farmsteads The current extension system workflow involves following steps: When a farmer observes an anomaly on a crop such as yellow cassava leaves, swollen maize cob and rotten yam tuber, he waits for the village extension worker to visit the village or visits the nearest zonal ADP office. An extension worker visits the farm and visually inspects the crop based on manual on print papers or personal notes and provide verbal diagnosis feedbacks and advice on how to treat the plant disease manually. Where necessary the extension worker cut some samples of the diseased crop and send it to the nearest university laboratory for analysis.</w:t>
      </w:r>
    </w:p>
    <w:p w14:paraId="1A3DC59B" w14:textId="77777777" w:rsidR="00D843C7" w:rsidRPr="00A3636C" w:rsidRDefault="00D843C7" w:rsidP="00D843C7">
      <w:pPr>
        <w:spacing w:after="120" w:line="480" w:lineRule="auto"/>
        <w:ind w:firstLine="720"/>
        <w:jc w:val="both"/>
        <w:rPr>
          <w:rFonts w:ascii="Times New Roman" w:hAnsi="Times New Roman"/>
          <w:sz w:val="28"/>
          <w:szCs w:val="28"/>
        </w:rPr>
      </w:pPr>
      <w:r w:rsidRPr="00A3636C">
        <w:rPr>
          <w:rFonts w:ascii="Times New Roman" w:hAnsi="Times New Roman"/>
          <w:sz w:val="24"/>
          <w:szCs w:val="28"/>
        </w:rPr>
        <w:lastRenderedPageBreak/>
        <w:t>Broadcast channels like local news radio schedules,town crier and pamphlets as well as basic SMS(to user list) are other information distribution mediums. These mediums cannot receive farmers query in real time and they are not interactive,</w:t>
      </w:r>
      <w:r w:rsidR="003D60E7">
        <w:rPr>
          <w:rFonts w:ascii="Times New Roman" w:hAnsi="Times New Roman"/>
          <w:sz w:val="24"/>
          <w:szCs w:val="28"/>
        </w:rPr>
        <w:t xml:space="preserve"> which means</w:t>
      </w:r>
      <w:r w:rsidRPr="00A3636C">
        <w:rPr>
          <w:rFonts w:ascii="Times New Roman" w:hAnsi="Times New Roman"/>
          <w:sz w:val="24"/>
          <w:szCs w:val="28"/>
        </w:rPr>
        <w:t xml:space="preserve"> a farmer cannot upload and send photos of crops for diagnosis.</w:t>
      </w:r>
    </w:p>
    <w:p w14:paraId="4ED295F0" w14:textId="77777777" w:rsidR="00D843C7" w:rsidRPr="00A3636C" w:rsidRDefault="00D843C7" w:rsidP="00D843C7">
      <w:pPr>
        <w:spacing w:after="120" w:line="480" w:lineRule="auto"/>
        <w:ind w:firstLine="720"/>
        <w:jc w:val="both"/>
        <w:rPr>
          <w:rFonts w:ascii="Times New Roman" w:hAnsi="Times New Roman"/>
          <w:sz w:val="28"/>
          <w:szCs w:val="28"/>
        </w:rPr>
      </w:pPr>
      <w:r w:rsidRPr="00A3636C">
        <w:rPr>
          <w:rFonts w:ascii="Times New Roman" w:hAnsi="Times New Roman"/>
          <w:sz w:val="24"/>
          <w:szCs w:val="28"/>
        </w:rPr>
        <w:t>Empirical studies from field shows that sometimes farmers do not get to see advisory officers that quickly when there are major pest infestations. When they do, information passed across through radio mass media is not farmer specific. It does not point out the type of soil on the farm, precise chemical dosages to use or even organic substitutes. Some farmers cannot read the English written on pamphlets.</w:t>
      </w:r>
    </w:p>
    <w:p w14:paraId="7FCEEEBA" w14:textId="77777777" w:rsidR="00D843C7" w:rsidRPr="00A3636C" w:rsidRDefault="00D843C7" w:rsidP="00D843C7">
      <w:pPr>
        <w:spacing w:after="120" w:line="480" w:lineRule="auto"/>
        <w:ind w:firstLine="720"/>
        <w:jc w:val="both"/>
        <w:rPr>
          <w:rFonts w:ascii="Times New Roman" w:hAnsi="Times New Roman"/>
          <w:sz w:val="28"/>
          <w:szCs w:val="28"/>
        </w:rPr>
      </w:pPr>
      <w:r w:rsidRPr="00A3636C">
        <w:rPr>
          <w:rFonts w:ascii="Times New Roman" w:hAnsi="Times New Roman"/>
          <w:sz w:val="24"/>
          <w:szCs w:val="28"/>
        </w:rPr>
        <w:t>This system also lacks a central information database and search indexing. Most past records of disease outbreaks, past crop yields per location and effectiveness of pest treatments at location are not stored in digital formats. They are not search indexed hence there is no way of pulling verified developmental information from the web when a state extension worker or farmer encounter an unknown crop disease or pest on sight.</w:t>
      </w:r>
    </w:p>
    <w:p w14:paraId="40A94DE8" w14:textId="77777777" w:rsidR="00D843C7" w:rsidRPr="00A3636C" w:rsidRDefault="00D843C7" w:rsidP="00D843C7">
      <w:pPr>
        <w:spacing w:after="120" w:line="480" w:lineRule="auto"/>
        <w:ind w:firstLine="720"/>
        <w:jc w:val="both"/>
        <w:rPr>
          <w:rFonts w:ascii="Times New Roman" w:hAnsi="Times New Roman"/>
          <w:sz w:val="28"/>
          <w:szCs w:val="28"/>
        </w:rPr>
      </w:pPr>
      <w:r w:rsidRPr="00A3636C">
        <w:rPr>
          <w:rFonts w:ascii="Times New Roman" w:hAnsi="Times New Roman"/>
          <w:sz w:val="24"/>
          <w:szCs w:val="28"/>
        </w:rPr>
        <w:t>Lastly, most times there is no form of feedback from farmers to research centers. Institutions such as IITA or NCRI do not receive quick field information on newly resistant pests to chemicals or new strain of diseases the farmers are battling with in their farms. Consequently it takes a while before these institutes update their manuals and release improved seed varieties that are disease resistant.</w:t>
      </w:r>
    </w:p>
    <w:p w14:paraId="3A1E8C55" w14:textId="77777777" w:rsidR="00D843C7" w:rsidRPr="00A3636C" w:rsidRDefault="00D843C7" w:rsidP="00D843C7">
      <w:pPr>
        <w:spacing w:after="120" w:line="480" w:lineRule="auto"/>
        <w:ind w:firstLine="720"/>
        <w:jc w:val="both"/>
        <w:rPr>
          <w:rFonts w:ascii="Times New Roman" w:hAnsi="Times New Roman"/>
          <w:sz w:val="28"/>
          <w:szCs w:val="28"/>
        </w:rPr>
      </w:pPr>
      <w:r w:rsidRPr="00A3636C">
        <w:rPr>
          <w:rFonts w:ascii="Times New Roman" w:hAnsi="Times New Roman"/>
          <w:sz w:val="24"/>
          <w:szCs w:val="28"/>
        </w:rPr>
        <w:t>Assume a farmer in his local village encounters CMD. The tender leaves on his cassava plant has turned yellow and curling at the corner. (Suggested portrays of CMD on Cassava).</w:t>
      </w:r>
      <w:r w:rsidR="009C685E">
        <w:rPr>
          <w:rFonts w:ascii="Times New Roman" w:hAnsi="Times New Roman"/>
          <w:sz w:val="24"/>
          <w:szCs w:val="28"/>
        </w:rPr>
        <w:t xml:space="preserve"> </w:t>
      </w:r>
      <w:r w:rsidRPr="00A3636C">
        <w:rPr>
          <w:rFonts w:ascii="Times New Roman" w:hAnsi="Times New Roman"/>
          <w:sz w:val="24"/>
          <w:szCs w:val="28"/>
        </w:rPr>
        <w:t>Under the manual extension model, he should see the extension worker in the village. If the extension worker is unavailable</w:t>
      </w:r>
      <w:r w:rsidR="009C685E">
        <w:rPr>
          <w:rFonts w:ascii="Times New Roman" w:hAnsi="Times New Roman"/>
          <w:sz w:val="24"/>
          <w:szCs w:val="28"/>
        </w:rPr>
        <w:t xml:space="preserve"> </w:t>
      </w:r>
      <w:r w:rsidRPr="00A3636C">
        <w:rPr>
          <w:rFonts w:ascii="Times New Roman" w:hAnsi="Times New Roman"/>
          <w:sz w:val="24"/>
          <w:szCs w:val="28"/>
        </w:rPr>
        <w:t xml:space="preserve">(since an agricultural worker is responsible for </w:t>
      </w:r>
      <w:r w:rsidRPr="00A3636C">
        <w:rPr>
          <w:rFonts w:ascii="Times New Roman" w:hAnsi="Times New Roman"/>
          <w:sz w:val="24"/>
          <w:szCs w:val="28"/>
        </w:rPr>
        <w:lastRenderedPageBreak/>
        <w:t>catering to wide region of villages), the farmer might want to take the risk and use ash or wood on the farm (this has not been verified if it works). He could also go to the nearest agro</w:t>
      </w:r>
      <w:r w:rsidR="009C685E">
        <w:rPr>
          <w:rFonts w:ascii="Times New Roman" w:hAnsi="Times New Roman"/>
          <w:sz w:val="24"/>
          <w:szCs w:val="28"/>
        </w:rPr>
        <w:t>-</w:t>
      </w:r>
      <w:r w:rsidRPr="00A3636C">
        <w:rPr>
          <w:rFonts w:ascii="Times New Roman" w:hAnsi="Times New Roman"/>
          <w:sz w:val="24"/>
          <w:szCs w:val="28"/>
        </w:rPr>
        <w:t>chemical store and purchase insecticide</w:t>
      </w:r>
      <w:r w:rsidR="009C685E">
        <w:rPr>
          <w:rFonts w:ascii="Times New Roman" w:hAnsi="Times New Roman"/>
          <w:sz w:val="24"/>
          <w:szCs w:val="28"/>
        </w:rPr>
        <w:t xml:space="preserve"> </w:t>
      </w:r>
      <w:r w:rsidRPr="00A3636C">
        <w:rPr>
          <w:rFonts w:ascii="Times New Roman" w:hAnsi="Times New Roman"/>
          <w:sz w:val="24"/>
          <w:szCs w:val="28"/>
        </w:rPr>
        <w:t>( the owner of the store is not an expert on plant pathology). White fly would have then already spread the disease to neighboring farms by the time the extension worker visit the village two to three weeks later and the farm will be destined for loss.</w:t>
      </w:r>
    </w:p>
    <w:p w14:paraId="40FA648F" w14:textId="77777777" w:rsidR="00D843C7" w:rsidRPr="00A3636C" w:rsidRDefault="00D843C7" w:rsidP="00D843C7">
      <w:pPr>
        <w:spacing w:after="120" w:line="480" w:lineRule="auto"/>
        <w:rPr>
          <w:rFonts w:ascii="Times New Roman" w:hAnsi="Times New Roman"/>
          <w:sz w:val="28"/>
          <w:szCs w:val="28"/>
        </w:rPr>
      </w:pPr>
      <w:r>
        <w:rPr>
          <w:rFonts w:ascii="Times New Roman" w:hAnsi="Times New Roman"/>
          <w:b/>
          <w:sz w:val="24"/>
        </w:rPr>
        <w:t>3.2 Limitations of the Existing System</w:t>
      </w:r>
    </w:p>
    <w:p w14:paraId="60F086F5" w14:textId="77777777" w:rsidR="00D843C7" w:rsidRPr="00A3636C" w:rsidRDefault="00D843C7" w:rsidP="00D843C7">
      <w:pPr>
        <w:spacing w:after="120" w:line="480" w:lineRule="auto"/>
        <w:ind w:firstLine="720"/>
        <w:jc w:val="both"/>
        <w:rPr>
          <w:rFonts w:ascii="Times New Roman" w:hAnsi="Times New Roman"/>
          <w:bCs/>
          <w:sz w:val="28"/>
          <w:szCs w:val="28"/>
        </w:rPr>
      </w:pPr>
      <w:r w:rsidRPr="00A3636C">
        <w:rPr>
          <w:rFonts w:ascii="Times New Roman" w:hAnsi="Times New Roman"/>
          <w:bCs/>
          <w:sz w:val="24"/>
          <w:szCs w:val="28"/>
        </w:rPr>
        <w:t>The below issues with the current state of affairs were discovered by visiting farmers in the field and talking to them, to figure out how they receive agricultural information at the moment:</w:t>
      </w:r>
    </w:p>
    <w:p w14:paraId="06764A03" w14:textId="77777777" w:rsidR="00D843C7" w:rsidRPr="00A3636C" w:rsidRDefault="00D843C7" w:rsidP="00D843C7">
      <w:pPr>
        <w:spacing w:after="120" w:line="480" w:lineRule="auto"/>
        <w:jc w:val="both"/>
        <w:rPr>
          <w:rFonts w:ascii="Times New Roman" w:hAnsi="Times New Roman"/>
          <w:bCs/>
          <w:sz w:val="28"/>
          <w:szCs w:val="28"/>
        </w:rPr>
      </w:pPr>
      <w:r w:rsidRPr="00A3636C">
        <w:rPr>
          <w:rFonts w:ascii="Times New Roman" w:hAnsi="Times New Roman"/>
          <w:bCs/>
          <w:sz w:val="24"/>
          <w:szCs w:val="28"/>
        </w:rPr>
        <w:t>• Massive Extension Worker Shortage: Ideally, FAO standards suggest a 1:800 extension worker to farmer ratio.</w:t>
      </w:r>
    </w:p>
    <w:p w14:paraId="030202E0" w14:textId="77777777" w:rsidR="00D843C7" w:rsidRPr="00A3636C" w:rsidRDefault="00D843C7" w:rsidP="00D843C7">
      <w:pPr>
        <w:spacing w:after="120" w:line="480" w:lineRule="auto"/>
        <w:jc w:val="both"/>
        <w:rPr>
          <w:rFonts w:ascii="Times New Roman" w:hAnsi="Times New Roman"/>
          <w:bCs/>
          <w:sz w:val="28"/>
          <w:szCs w:val="28"/>
        </w:rPr>
      </w:pPr>
      <w:r w:rsidRPr="00A3636C">
        <w:rPr>
          <w:rFonts w:ascii="Times New Roman" w:hAnsi="Times New Roman"/>
          <w:bCs/>
          <w:sz w:val="24"/>
          <w:szCs w:val="28"/>
        </w:rPr>
        <w:t>• Language and Low-Literacy Barrier: Over 70% of current agricultural extension messages, leaflet advisories, and chemical pesticide usage guides are published and communicated in English.</w:t>
      </w:r>
    </w:p>
    <w:p w14:paraId="7F34FE2C" w14:textId="77777777" w:rsidR="00D843C7" w:rsidRPr="00A3636C" w:rsidRDefault="00D843C7" w:rsidP="00D843C7">
      <w:pPr>
        <w:spacing w:after="120" w:line="480" w:lineRule="auto"/>
        <w:jc w:val="both"/>
        <w:rPr>
          <w:rFonts w:ascii="Times New Roman" w:hAnsi="Times New Roman"/>
          <w:bCs/>
          <w:sz w:val="28"/>
          <w:szCs w:val="28"/>
        </w:rPr>
      </w:pPr>
      <w:r w:rsidRPr="00A3636C">
        <w:rPr>
          <w:rFonts w:ascii="Times New Roman" w:hAnsi="Times New Roman"/>
          <w:bCs/>
          <w:sz w:val="24"/>
          <w:szCs w:val="28"/>
        </w:rPr>
        <w:t xml:space="preserve">• Response Delays Lead </w:t>
      </w:r>
      <w:r w:rsidR="009C685E">
        <w:rPr>
          <w:rFonts w:ascii="Times New Roman" w:hAnsi="Times New Roman"/>
          <w:bCs/>
          <w:sz w:val="24"/>
          <w:szCs w:val="28"/>
        </w:rPr>
        <w:t>t</w:t>
      </w:r>
      <w:r w:rsidRPr="00A3636C">
        <w:rPr>
          <w:rFonts w:ascii="Times New Roman" w:hAnsi="Times New Roman"/>
          <w:bCs/>
          <w:sz w:val="24"/>
          <w:szCs w:val="28"/>
        </w:rPr>
        <w:t>o Pest/disease outbreaks: Because current systems are dependent on the physical mobility of extension workers.</w:t>
      </w:r>
    </w:p>
    <w:p w14:paraId="2F07E409" w14:textId="77777777" w:rsidR="00D843C7" w:rsidRPr="00A3636C" w:rsidRDefault="00D843C7" w:rsidP="00D843C7">
      <w:pPr>
        <w:spacing w:after="120" w:line="480" w:lineRule="auto"/>
        <w:jc w:val="both"/>
        <w:rPr>
          <w:rFonts w:ascii="Times New Roman" w:hAnsi="Times New Roman"/>
          <w:bCs/>
          <w:sz w:val="28"/>
          <w:szCs w:val="28"/>
        </w:rPr>
      </w:pPr>
      <w:r w:rsidRPr="00A3636C">
        <w:rPr>
          <w:rFonts w:ascii="Times New Roman" w:hAnsi="Times New Roman"/>
          <w:bCs/>
          <w:sz w:val="24"/>
          <w:szCs w:val="28"/>
        </w:rPr>
        <w:t>• Information Lag &amp; AI Hallucination: Farmers who try to leverage current ungrounded AI chatbots or internet search engines are at risk of receiving hallucinated information.</w:t>
      </w:r>
    </w:p>
    <w:p w14:paraId="5CC3F606" w14:textId="77777777" w:rsidR="00D843C7" w:rsidRPr="00A3636C" w:rsidRDefault="00D843C7" w:rsidP="00D843C7">
      <w:pPr>
        <w:spacing w:after="120" w:line="480" w:lineRule="auto"/>
        <w:jc w:val="both"/>
        <w:rPr>
          <w:rFonts w:ascii="Times New Roman" w:hAnsi="Times New Roman"/>
          <w:bCs/>
          <w:sz w:val="28"/>
          <w:szCs w:val="28"/>
        </w:rPr>
      </w:pPr>
      <w:r w:rsidRPr="00A3636C">
        <w:rPr>
          <w:rFonts w:ascii="Times New Roman" w:hAnsi="Times New Roman"/>
          <w:bCs/>
          <w:sz w:val="24"/>
          <w:szCs w:val="28"/>
        </w:rPr>
        <w:t>• Extension Visit Mobility Costs: Physical extension visitations come with high fuel costs, vehicle maintenance, and allowances for extension workers traveling through poor rural infrastructure.</w:t>
      </w:r>
    </w:p>
    <w:p w14:paraId="64C22C54" w14:textId="77777777" w:rsidR="00D843C7" w:rsidRPr="00A3636C" w:rsidRDefault="00D843C7" w:rsidP="00D843C7">
      <w:pPr>
        <w:spacing w:after="120" w:line="480" w:lineRule="auto"/>
        <w:jc w:val="both"/>
        <w:rPr>
          <w:rFonts w:ascii="Times New Roman" w:hAnsi="Times New Roman"/>
          <w:bCs/>
          <w:sz w:val="28"/>
          <w:szCs w:val="28"/>
        </w:rPr>
      </w:pPr>
      <w:r w:rsidRPr="00A3636C">
        <w:rPr>
          <w:rFonts w:ascii="Times New Roman" w:hAnsi="Times New Roman"/>
          <w:bCs/>
          <w:sz w:val="24"/>
          <w:szCs w:val="28"/>
        </w:rPr>
        <w:lastRenderedPageBreak/>
        <w:t>• Limited To Text-Based Data Input: Current chatbots and digital information platforms are text-based.</w:t>
      </w:r>
    </w:p>
    <w:p w14:paraId="082B7ECA" w14:textId="77777777" w:rsidR="00D843C7" w:rsidRPr="00A3636C" w:rsidRDefault="00D843C7" w:rsidP="00D843C7">
      <w:pPr>
        <w:spacing w:after="120" w:line="480" w:lineRule="auto"/>
        <w:jc w:val="both"/>
        <w:rPr>
          <w:rFonts w:ascii="Times New Roman" w:hAnsi="Times New Roman"/>
          <w:bCs/>
          <w:sz w:val="28"/>
          <w:szCs w:val="28"/>
        </w:rPr>
      </w:pPr>
      <w:r w:rsidRPr="00A3636C">
        <w:rPr>
          <w:rFonts w:ascii="Times New Roman" w:hAnsi="Times New Roman"/>
          <w:bCs/>
          <w:sz w:val="24"/>
          <w:szCs w:val="28"/>
        </w:rPr>
        <w:t>• Uni-Lateral Information Outreach: Radio, TV, or newspapers cannot receive information back from farmers.</w:t>
      </w:r>
    </w:p>
    <w:p w14:paraId="07ABD0EC" w14:textId="77777777" w:rsidR="00D843C7" w:rsidRPr="00A3636C" w:rsidRDefault="00D843C7" w:rsidP="00D843C7">
      <w:pPr>
        <w:spacing w:after="120" w:line="480" w:lineRule="auto"/>
        <w:jc w:val="both"/>
        <w:rPr>
          <w:rFonts w:ascii="Times New Roman" w:hAnsi="Times New Roman"/>
          <w:bCs/>
          <w:sz w:val="28"/>
          <w:szCs w:val="28"/>
        </w:rPr>
      </w:pPr>
      <w:r w:rsidRPr="00A3636C">
        <w:rPr>
          <w:rFonts w:ascii="Times New Roman" w:hAnsi="Times New Roman"/>
          <w:bCs/>
          <w:sz w:val="24"/>
          <w:szCs w:val="28"/>
        </w:rPr>
        <w:t>• Time Restraints: Because current extension work is done by physical labor during the work week, there are no after-hours services for farmers.</w:t>
      </w:r>
    </w:p>
    <w:p w14:paraId="657A906D" w14:textId="77777777" w:rsidR="00D843C7" w:rsidRPr="00A3636C" w:rsidRDefault="00D843C7" w:rsidP="00D843C7">
      <w:pPr>
        <w:spacing w:after="120" w:line="480" w:lineRule="auto"/>
        <w:jc w:val="both"/>
        <w:rPr>
          <w:rFonts w:ascii="Times New Roman" w:hAnsi="Times New Roman"/>
          <w:bCs/>
          <w:sz w:val="28"/>
          <w:szCs w:val="28"/>
        </w:rPr>
      </w:pPr>
      <w:r w:rsidRPr="00A3636C">
        <w:rPr>
          <w:rFonts w:ascii="Times New Roman" w:hAnsi="Times New Roman"/>
          <w:bCs/>
          <w:sz w:val="24"/>
          <w:szCs w:val="28"/>
        </w:rPr>
        <w:t>• Loss Of Data Sovereignty &amp; Local Knowledge: Many native farming techniques, organic solutions (i.e. anti-fungal properties of neem seed powder), and old Nigerian dialect names for certain diseases are not being captured in current AI systems.</w:t>
      </w:r>
    </w:p>
    <w:p w14:paraId="2A038342" w14:textId="77777777" w:rsidR="00D843C7" w:rsidRPr="00A3636C" w:rsidRDefault="00D843C7" w:rsidP="00D843C7">
      <w:pPr>
        <w:spacing w:after="120" w:line="480" w:lineRule="auto"/>
        <w:rPr>
          <w:rFonts w:ascii="Times New Roman" w:hAnsi="Times New Roman"/>
          <w:sz w:val="28"/>
          <w:szCs w:val="28"/>
        </w:rPr>
      </w:pPr>
      <w:r>
        <w:rPr>
          <w:rFonts w:ascii="Times New Roman" w:hAnsi="Times New Roman"/>
          <w:b/>
          <w:sz w:val="24"/>
        </w:rPr>
        <w:t>3.3 Design of the Proposed System</w:t>
      </w:r>
    </w:p>
    <w:p w14:paraId="63CF56C3" w14:textId="77777777" w:rsidR="00D843C7" w:rsidRPr="00A3636C" w:rsidRDefault="00D843C7" w:rsidP="00D843C7">
      <w:pPr>
        <w:spacing w:after="120" w:line="480" w:lineRule="auto"/>
        <w:ind w:firstLine="720"/>
        <w:jc w:val="both"/>
        <w:rPr>
          <w:rFonts w:ascii="Times New Roman" w:hAnsi="Times New Roman"/>
          <w:sz w:val="28"/>
          <w:szCs w:val="28"/>
        </w:rPr>
      </w:pPr>
      <w:r w:rsidRPr="00A3636C">
        <w:rPr>
          <w:rFonts w:ascii="Times New Roman" w:hAnsi="Times New Roman"/>
          <w:sz w:val="24"/>
          <w:szCs w:val="28"/>
        </w:rPr>
        <w:t>Addressing these fundamental challenges requires building an entirely new solution. This paper conceptualizes and builds a RAG-powered AI Information Retrieval System that aims to close the knowledge-loop between scientific findings and rural smallholder farmers by amalgamating vector similarity search, Neural Machine Translation (NMT), and Multimodal Computer Vision Diagnostics into one cohesive, mobile-first digital solution:</w:t>
      </w:r>
    </w:p>
    <w:p w14:paraId="2440643D" w14:textId="77777777" w:rsidR="00D843C7" w:rsidRPr="00A3636C" w:rsidRDefault="00D843C7" w:rsidP="00D843C7">
      <w:pPr>
        <w:spacing w:after="120" w:line="480" w:lineRule="auto"/>
        <w:ind w:firstLine="720"/>
        <w:jc w:val="both"/>
        <w:rPr>
          <w:rFonts w:ascii="Times New Roman" w:hAnsi="Times New Roman"/>
          <w:sz w:val="28"/>
          <w:szCs w:val="28"/>
        </w:rPr>
      </w:pPr>
      <w:r w:rsidRPr="00A3636C">
        <w:rPr>
          <w:rFonts w:ascii="Times New Roman" w:hAnsi="Times New Roman"/>
          <w:sz w:val="24"/>
          <w:szCs w:val="28"/>
        </w:rPr>
        <w:t xml:space="preserve">Firstly, we ground-truth generative AI responses by coupling them to a local trusted vector database of agriculture how-to guides, pest regulation pamphlets, and extension documents from trusted authorities (e.g. FMAFS, IITA, FAO). To overcome the language hurdle, Meta's No Language Left Behind (NLLB-200) Neural Machine Translation engine is employed to allow farmers to chat natively in Nigerian Pidgin, Hausa, Igbo, and Yoruba in addition to English. Lastly, we circumvent visual consultation lag by introducing a Multimodal Image Recognition Server utilizing Google Gemini 2.5 Flash Vision. With a </w:t>
      </w:r>
      <w:r w:rsidRPr="00A3636C">
        <w:rPr>
          <w:rFonts w:ascii="Times New Roman" w:hAnsi="Times New Roman"/>
          <w:sz w:val="24"/>
          <w:szCs w:val="28"/>
        </w:rPr>
        <w:lastRenderedPageBreak/>
        <w:t>simple picture or image upload of infected crop foliage from the web-client or smartphone, the application can detect lesions, cross-reference crop pathology, validity check confidence thresholds, and provide localized step-by-step organic remediation or chemical prevention measures in the farmers mother-tongue.</w:t>
      </w:r>
    </w:p>
    <w:p w14:paraId="55523321" w14:textId="77777777" w:rsidR="00D843C7" w:rsidRPr="00A3636C" w:rsidRDefault="00D843C7" w:rsidP="00D843C7">
      <w:pPr>
        <w:spacing w:after="120" w:line="480" w:lineRule="auto"/>
        <w:ind w:firstLine="720"/>
        <w:jc w:val="both"/>
        <w:rPr>
          <w:rFonts w:ascii="Times New Roman" w:hAnsi="Times New Roman"/>
          <w:sz w:val="28"/>
          <w:szCs w:val="28"/>
        </w:rPr>
      </w:pPr>
      <w:r w:rsidRPr="00A3636C">
        <w:rPr>
          <w:rFonts w:ascii="Times New Roman" w:hAnsi="Times New Roman"/>
          <w:sz w:val="24"/>
          <w:szCs w:val="28"/>
        </w:rPr>
        <w:t>Architecturally unique to this implementation is what we call the 'Dual-Pipeline Solution'. There are two routes that can be taken to execute a user's query: 'Pivot RAG' vs 'Direct Dialect RAG'. If operating in Pivot Mode, the user's query is sent through a full 4-stage translation process -&gt;</w:t>
      </w:r>
    </w:p>
    <w:p w14:paraId="4D8050F4" w14:textId="77777777" w:rsidR="00D843C7" w:rsidRPr="00A3636C" w:rsidRDefault="00D843C7" w:rsidP="00D843C7">
      <w:pPr>
        <w:spacing w:after="120" w:line="480" w:lineRule="auto"/>
        <w:ind w:firstLine="720"/>
        <w:jc w:val="both"/>
        <w:rPr>
          <w:rFonts w:ascii="Times New Roman" w:hAnsi="Times New Roman"/>
          <w:sz w:val="28"/>
          <w:szCs w:val="28"/>
        </w:rPr>
      </w:pPr>
      <w:r w:rsidRPr="00A3636C">
        <w:rPr>
          <w:rFonts w:ascii="Times New Roman" w:hAnsi="Times New Roman"/>
          <w:sz w:val="24"/>
          <w:szCs w:val="28"/>
        </w:rPr>
        <w:t>Dialect -&gt; Translate_to_EN -&gt; Vector DB + Gemini LLM -&gt; Translate_to_Dialect. Direct Dialect Mode only translates the query into the key for internal vector document retrieval, but prompts Gemini LLM to 'think directly' and generate its response natively in the desired dialect. The ability to switch between these two methodologies allows for dynamic translation tradeoffs with response time based on ground network speeds.</w:t>
      </w:r>
    </w:p>
    <w:p w14:paraId="4EAE83EC" w14:textId="77777777" w:rsidR="00D843C7" w:rsidRPr="00A3636C" w:rsidRDefault="00D843C7" w:rsidP="00D843C7">
      <w:pPr>
        <w:spacing w:after="120" w:line="480" w:lineRule="auto"/>
        <w:jc w:val="both"/>
        <w:rPr>
          <w:rFonts w:ascii="Times New Roman" w:hAnsi="Times New Roman"/>
          <w:sz w:val="28"/>
          <w:szCs w:val="28"/>
        </w:rPr>
      </w:pPr>
      <w:r w:rsidRPr="00A3636C">
        <w:rPr>
          <w:rFonts w:ascii="Times New Roman" w:hAnsi="Times New Roman"/>
          <w:b/>
          <w:sz w:val="24"/>
          <w:szCs w:val="28"/>
        </w:rPr>
        <w:t>Conceptual Framework of the Proposed System</w:t>
      </w:r>
    </w:p>
    <w:p w14:paraId="1807C210" w14:textId="77777777" w:rsidR="00D843C7" w:rsidRPr="00A3636C" w:rsidRDefault="00D843C7" w:rsidP="00D843C7">
      <w:pPr>
        <w:spacing w:after="120" w:line="480" w:lineRule="auto"/>
        <w:ind w:firstLine="720"/>
        <w:jc w:val="both"/>
        <w:rPr>
          <w:rFonts w:ascii="Times New Roman" w:hAnsi="Times New Roman"/>
          <w:sz w:val="28"/>
          <w:szCs w:val="28"/>
        </w:rPr>
      </w:pPr>
      <w:r w:rsidRPr="00A3636C">
        <w:rPr>
          <w:rFonts w:ascii="Times New Roman" w:hAnsi="Times New Roman"/>
          <w:sz w:val="24"/>
          <w:szCs w:val="28"/>
        </w:rPr>
        <w:t>A conceptual framework establishes the theoretical foundation, structural components, and operational mechanics that govern the transformation of system inputs into desired outputs and systemic outcomes. The conceptual framework for the Multimodal RAG-based Agricultural Extension System is structured around an expanded Input-Process-Output-Outcome/Impact (IPOO) architectural paradigm. This framework systematically bridges the gap between rural smallholder farmers, multilingual natural language processing, vector similarity retrieval, computer vision diagnostics, and expert agricultural research repositories.</w:t>
      </w:r>
    </w:p>
    <w:p w14:paraId="7CACA4AB" w14:textId="77777777" w:rsidR="00D843C7" w:rsidRPr="00A3636C" w:rsidRDefault="00D843C7" w:rsidP="00D843C7">
      <w:pPr>
        <w:spacing w:before="240" w:after="120" w:line="240" w:lineRule="auto"/>
        <w:jc w:val="center"/>
        <w:rPr>
          <w:rFonts w:ascii="Times New Roman" w:hAnsi="Times New Roman"/>
          <w:sz w:val="28"/>
          <w:szCs w:val="28"/>
        </w:rPr>
      </w:pPr>
      <w:r w:rsidRPr="00A3636C">
        <w:rPr>
          <w:rFonts w:ascii="Times New Roman" w:hAnsi="Times New Roman"/>
          <w:noProof/>
          <w:sz w:val="28"/>
          <w:szCs w:val="28"/>
        </w:rPr>
        <w:lastRenderedPageBreak/>
        <w:drawing>
          <wp:inline distT="0" distB="0" distL="0" distR="0" wp14:anchorId="5D593B6B" wp14:editId="43495322">
            <wp:extent cx="5669280" cy="311810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3_1_Conceptual_Framework_Diagram.png"/>
                    <pic:cNvPicPr/>
                  </pic:nvPicPr>
                  <pic:blipFill>
                    <a:blip r:embed="rId5"/>
                    <a:stretch>
                      <a:fillRect/>
                    </a:stretch>
                  </pic:blipFill>
                  <pic:spPr>
                    <a:xfrm>
                      <a:off x="0" y="0"/>
                      <a:ext cx="5669280" cy="3118104"/>
                    </a:xfrm>
                    <a:prstGeom prst="rect">
                      <a:avLst/>
                    </a:prstGeom>
                  </pic:spPr>
                </pic:pic>
              </a:graphicData>
            </a:graphic>
          </wp:inline>
        </w:drawing>
      </w:r>
    </w:p>
    <w:p w14:paraId="0636318E" w14:textId="77777777" w:rsidR="00D843C7" w:rsidRPr="00A3636C" w:rsidRDefault="00D843C7" w:rsidP="00D843C7">
      <w:pPr>
        <w:spacing w:after="120" w:line="360" w:lineRule="auto"/>
        <w:jc w:val="center"/>
        <w:rPr>
          <w:rFonts w:ascii="Times New Roman" w:hAnsi="Times New Roman"/>
          <w:sz w:val="28"/>
          <w:szCs w:val="28"/>
        </w:rPr>
      </w:pPr>
      <w:r w:rsidRPr="00A3636C">
        <w:rPr>
          <w:rFonts w:ascii="Times New Roman" w:hAnsi="Times New Roman"/>
          <w:b/>
          <w:sz w:val="24"/>
          <w:szCs w:val="28"/>
        </w:rPr>
        <w:t xml:space="preserve">Figure 3.1. </w:t>
      </w:r>
      <w:r w:rsidRPr="00A3636C">
        <w:rPr>
          <w:rFonts w:ascii="Times New Roman" w:hAnsi="Times New Roman"/>
          <w:sz w:val="24"/>
          <w:szCs w:val="28"/>
        </w:rPr>
        <w:t>Conceptual Framework Diagram for the Multimodal Agricultural RAG System (IPOO Paradigm)</w:t>
      </w:r>
    </w:p>
    <w:p w14:paraId="6817CAC2" w14:textId="77777777" w:rsidR="00D843C7" w:rsidRPr="00A3636C" w:rsidRDefault="00D843C7" w:rsidP="00D843C7">
      <w:pPr>
        <w:spacing w:after="120" w:line="480" w:lineRule="auto"/>
        <w:ind w:firstLine="720"/>
        <w:jc w:val="both"/>
        <w:rPr>
          <w:rFonts w:ascii="Times New Roman" w:hAnsi="Times New Roman"/>
          <w:sz w:val="28"/>
          <w:szCs w:val="28"/>
        </w:rPr>
      </w:pPr>
      <w:r w:rsidRPr="00A3636C">
        <w:rPr>
          <w:rFonts w:ascii="Times New Roman" w:hAnsi="Times New Roman"/>
          <w:sz w:val="24"/>
          <w:szCs w:val="28"/>
        </w:rPr>
        <w:t>As illustrated in Figure 3.1 above, the conceptual framework comprises four core operational dimensions: (1) Input Layer (Farmer text/voice dialect queries, leaf photos, IITA manuals, and creator pre-configured system keys); (2) Processing Core (NLLB-200 translation, ChromaDB 30-d vector search, Gemini 2.5 Flash vision core, Dual RAG mode orchestrator); (3) Output Layer (Native dialect advisory cards, visual pathology reports, telemetry logs); and (4) Feedback &amp; Reliability Loop (Telemetry tracing, local offline dictionaries, in-memory vector store fallbacks).</w:t>
      </w:r>
    </w:p>
    <w:p w14:paraId="73CA5AD3" w14:textId="77777777" w:rsidR="00D843C7" w:rsidRPr="00A3636C" w:rsidRDefault="00D843C7" w:rsidP="00D843C7">
      <w:pPr>
        <w:spacing w:after="120" w:line="480" w:lineRule="auto"/>
        <w:jc w:val="both"/>
        <w:rPr>
          <w:rFonts w:ascii="Times New Roman" w:hAnsi="Times New Roman"/>
          <w:sz w:val="28"/>
          <w:szCs w:val="28"/>
        </w:rPr>
      </w:pPr>
      <w:r w:rsidRPr="00A3636C">
        <w:rPr>
          <w:rFonts w:ascii="Times New Roman" w:hAnsi="Times New Roman"/>
          <w:b/>
          <w:sz w:val="24"/>
          <w:szCs w:val="28"/>
        </w:rPr>
        <w:t>System Architecture and High-Level Design Topology</w:t>
      </w:r>
    </w:p>
    <w:p w14:paraId="350B5580" w14:textId="77777777" w:rsidR="00D843C7" w:rsidRPr="00A3636C" w:rsidRDefault="00D843C7" w:rsidP="00D843C7">
      <w:pPr>
        <w:spacing w:after="120" w:line="480" w:lineRule="auto"/>
        <w:ind w:firstLine="720"/>
        <w:jc w:val="both"/>
        <w:rPr>
          <w:rFonts w:ascii="Times New Roman" w:hAnsi="Times New Roman"/>
          <w:sz w:val="28"/>
          <w:szCs w:val="28"/>
        </w:rPr>
      </w:pPr>
      <w:r w:rsidRPr="00A3636C">
        <w:rPr>
          <w:rFonts w:ascii="Times New Roman" w:hAnsi="Times New Roman"/>
          <w:sz w:val="24"/>
          <w:szCs w:val="28"/>
        </w:rPr>
        <w:t>The proposed system is engineered following a modular, multi-tier decoupled microservice architecture. The system decouples user presentation from heavy neural inference and vector database indexing, ensuring high reliability, sub-second client responsiveness, and seamless scalability across 5 operational tiers.</w:t>
      </w:r>
    </w:p>
    <w:p w14:paraId="0EDBEB4A" w14:textId="77777777" w:rsidR="00D843C7" w:rsidRPr="00A3636C" w:rsidRDefault="00D843C7" w:rsidP="00D843C7">
      <w:pPr>
        <w:spacing w:before="240" w:after="120" w:line="240" w:lineRule="auto"/>
        <w:jc w:val="center"/>
        <w:rPr>
          <w:rFonts w:ascii="Times New Roman" w:hAnsi="Times New Roman"/>
          <w:sz w:val="28"/>
          <w:szCs w:val="28"/>
        </w:rPr>
      </w:pPr>
      <w:r w:rsidRPr="00A3636C">
        <w:rPr>
          <w:rFonts w:ascii="Times New Roman" w:hAnsi="Times New Roman"/>
          <w:noProof/>
          <w:sz w:val="28"/>
          <w:szCs w:val="28"/>
        </w:rPr>
        <w:lastRenderedPageBreak/>
        <w:drawing>
          <wp:inline distT="0" distB="0" distL="0" distR="0" wp14:anchorId="6F072254" wp14:editId="7FBCEEB1">
            <wp:extent cx="5669280" cy="330708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3_2_System_Architecture_Diagram.png"/>
                    <pic:cNvPicPr/>
                  </pic:nvPicPr>
                  <pic:blipFill>
                    <a:blip r:embed="rId6"/>
                    <a:stretch>
                      <a:fillRect/>
                    </a:stretch>
                  </pic:blipFill>
                  <pic:spPr>
                    <a:xfrm>
                      <a:off x="0" y="0"/>
                      <a:ext cx="5669280" cy="3307080"/>
                    </a:xfrm>
                    <a:prstGeom prst="rect">
                      <a:avLst/>
                    </a:prstGeom>
                  </pic:spPr>
                </pic:pic>
              </a:graphicData>
            </a:graphic>
          </wp:inline>
        </w:drawing>
      </w:r>
    </w:p>
    <w:p w14:paraId="25DE3CEB" w14:textId="77777777" w:rsidR="00D843C7" w:rsidRPr="00A3636C" w:rsidRDefault="00D843C7" w:rsidP="00D843C7">
      <w:pPr>
        <w:spacing w:after="120" w:line="360" w:lineRule="auto"/>
        <w:jc w:val="center"/>
        <w:rPr>
          <w:rFonts w:ascii="Times New Roman" w:hAnsi="Times New Roman"/>
          <w:sz w:val="28"/>
          <w:szCs w:val="28"/>
        </w:rPr>
      </w:pPr>
      <w:r w:rsidRPr="00A3636C">
        <w:rPr>
          <w:rFonts w:ascii="Times New Roman" w:hAnsi="Times New Roman"/>
          <w:b/>
          <w:sz w:val="24"/>
          <w:szCs w:val="28"/>
        </w:rPr>
        <w:t xml:space="preserve">Figure 3.2. </w:t>
      </w:r>
      <w:r w:rsidRPr="00A3636C">
        <w:rPr>
          <w:rFonts w:ascii="Times New Roman" w:hAnsi="Times New Roman"/>
          <w:sz w:val="24"/>
          <w:szCs w:val="28"/>
        </w:rPr>
        <w:t>5-Tier High-Level Software Architecture Topology Diagram</w:t>
      </w:r>
    </w:p>
    <w:p w14:paraId="59D3BE57" w14:textId="77777777" w:rsidR="00D843C7" w:rsidRPr="00A3636C" w:rsidRDefault="00D843C7" w:rsidP="00D843C7">
      <w:pPr>
        <w:spacing w:after="120" w:line="480" w:lineRule="auto"/>
        <w:ind w:firstLine="720"/>
        <w:jc w:val="both"/>
        <w:rPr>
          <w:rFonts w:ascii="Times New Roman" w:hAnsi="Times New Roman"/>
          <w:sz w:val="28"/>
          <w:szCs w:val="28"/>
        </w:rPr>
      </w:pPr>
      <w:r w:rsidRPr="00A3636C">
        <w:rPr>
          <w:rFonts w:ascii="Times New Roman" w:hAnsi="Times New Roman"/>
          <w:sz w:val="24"/>
          <w:szCs w:val="28"/>
        </w:rPr>
        <w:t>As depicted in Figure 3.2, the five functional architectural tiers operate as follows: (1) Presentation Tier (React 18 + TypeScript Web UI featuring ChatAssistant, LiveCameraScanner, VectorDBExplorer, PipelineVisualizer, and InternationalOrgsExplorer); (2) Application API Microservice Tier (Python FastAPI REST server orchestrating endpoints /query, /diagnose, /documents, /sources, and /international-organizations); (3) Neural Machine Translation &amp; NLP Engine (Meta NLLB-200 model with local offline dictionary fallback); (4) Vector Storage &amp; Retrieval Engine (ChromaDB persistent 30-d cosine vector store with in-memory fallback); and (5) Multimodal Reasoning Core (Google Gemini 2.5 Flash API with creator pre-configured API keys managed on the backend server).</w:t>
      </w:r>
    </w:p>
    <w:p w14:paraId="2B39E793" w14:textId="77777777" w:rsidR="00D843C7" w:rsidRPr="00A3636C" w:rsidRDefault="00D843C7" w:rsidP="00D843C7">
      <w:pPr>
        <w:spacing w:after="120" w:line="480" w:lineRule="auto"/>
        <w:jc w:val="both"/>
        <w:rPr>
          <w:rFonts w:ascii="Times New Roman" w:hAnsi="Times New Roman"/>
          <w:sz w:val="28"/>
          <w:szCs w:val="28"/>
        </w:rPr>
      </w:pPr>
      <w:r w:rsidRPr="00A3636C">
        <w:rPr>
          <w:rFonts w:ascii="Times New Roman" w:hAnsi="Times New Roman"/>
          <w:b/>
          <w:sz w:val="24"/>
          <w:szCs w:val="28"/>
        </w:rPr>
        <w:t>Low-Bandwidth and 3G Network Optimization Strategies</w:t>
      </w:r>
    </w:p>
    <w:p w14:paraId="6775AF51" w14:textId="77777777" w:rsidR="00D843C7" w:rsidRPr="00A3636C" w:rsidRDefault="00D843C7" w:rsidP="00D843C7">
      <w:pPr>
        <w:spacing w:after="120" w:line="480" w:lineRule="auto"/>
        <w:ind w:firstLine="720"/>
        <w:jc w:val="both"/>
        <w:rPr>
          <w:rFonts w:ascii="Times New Roman" w:hAnsi="Times New Roman"/>
          <w:sz w:val="28"/>
          <w:szCs w:val="28"/>
        </w:rPr>
      </w:pPr>
      <w:r w:rsidRPr="00A3636C">
        <w:rPr>
          <w:rFonts w:ascii="Times New Roman" w:hAnsi="Times New Roman"/>
          <w:sz w:val="24"/>
          <w:szCs w:val="28"/>
        </w:rPr>
        <w:t xml:space="preserve">To ensure seamless accessibility in rural agrarian settlements with constrained 3G/2G mobile coverage (&lt; 1.5 Mbps, RTT &gt; 300 ms), the system implements five network </w:t>
      </w:r>
      <w:r w:rsidRPr="00A3636C">
        <w:rPr>
          <w:rFonts w:ascii="Times New Roman" w:hAnsi="Times New Roman"/>
          <w:sz w:val="24"/>
          <w:szCs w:val="28"/>
        </w:rPr>
        <w:lastRenderedPageBreak/>
        <w:t>optimization strategies: (1) Integrated 3G Network Throttling Simulator for testing field latency; (2) Direct Dialect RAG Mode Payload Optimization (reducing transit latency by up to 50%); (3) Client-Side Canvas Image Downsampling &amp; WebP Compression (reducing leaf upload sizes by &gt; 95% to &lt; 180 KB); (4) Progressive Cache Buffering &amp; Local Storage Pre-fetching for instant offline advisory lookup; and (5) Graceful Offline Dictionary &amp; In-Memory Vector Store Fallbacks for continuous operation during network blackouts.</w:t>
      </w:r>
    </w:p>
    <w:p w14:paraId="28D3AA1E" w14:textId="77777777" w:rsidR="00D843C7" w:rsidRPr="00A3636C" w:rsidRDefault="00D843C7" w:rsidP="00D843C7">
      <w:pPr>
        <w:spacing w:after="120" w:line="480" w:lineRule="auto"/>
        <w:rPr>
          <w:rFonts w:ascii="Times New Roman" w:hAnsi="Times New Roman"/>
          <w:sz w:val="28"/>
          <w:szCs w:val="28"/>
        </w:rPr>
      </w:pPr>
      <w:r>
        <w:rPr>
          <w:rFonts w:ascii="Times New Roman" w:hAnsi="Times New Roman"/>
          <w:b/>
          <w:sz w:val="24"/>
        </w:rPr>
        <w:t>3.3.1 Input Design</w:t>
      </w:r>
    </w:p>
    <w:p w14:paraId="5B3205C2" w14:textId="77777777" w:rsidR="00D843C7" w:rsidRPr="00A3636C" w:rsidRDefault="00D843C7" w:rsidP="00D843C7">
      <w:pPr>
        <w:spacing w:after="120" w:line="480" w:lineRule="auto"/>
        <w:ind w:firstLine="720"/>
        <w:jc w:val="both"/>
        <w:rPr>
          <w:rFonts w:ascii="Times New Roman" w:hAnsi="Times New Roman"/>
          <w:sz w:val="28"/>
          <w:szCs w:val="28"/>
        </w:rPr>
      </w:pPr>
      <w:r w:rsidRPr="00A3636C">
        <w:rPr>
          <w:rFonts w:ascii="Times New Roman" w:hAnsi="Times New Roman"/>
          <w:sz w:val="24"/>
          <w:szCs w:val="28"/>
        </w:rPr>
        <w:t>Input design focuses on capturing user queries, leaf image data, document ingestion parameters, and system configuration settings cleanly, preventing invalid inputs and minimizing cognitive overhead for farmers. Crucially, end-users (smallholder farmers and extension agents) are not required to provide or manage any API keys to interact with the system; all required AI model API keys are pre-configured and securely managed by the system creator on the backend server environment (`.env`). The primary input channels are designed as follows:</w:t>
      </w:r>
    </w:p>
    <w:p w14:paraId="2913BA8C" w14:textId="77777777" w:rsidR="00D843C7" w:rsidRPr="00A3636C" w:rsidRDefault="00D843C7" w:rsidP="00D843C7">
      <w:pPr>
        <w:spacing w:after="120" w:line="480" w:lineRule="auto"/>
        <w:ind w:left="720" w:hanging="360"/>
        <w:jc w:val="both"/>
        <w:rPr>
          <w:rFonts w:ascii="Times New Roman" w:hAnsi="Times New Roman"/>
          <w:sz w:val="28"/>
          <w:szCs w:val="28"/>
        </w:rPr>
      </w:pPr>
      <w:r w:rsidRPr="00A3636C">
        <w:rPr>
          <w:rFonts w:ascii="Times New Roman" w:hAnsi="Times New Roman"/>
          <w:b/>
          <w:sz w:val="24"/>
          <w:szCs w:val="28"/>
        </w:rPr>
        <w:t xml:space="preserve">• Farmer Dialect Text/Voice Query Input: </w:t>
      </w:r>
      <w:r w:rsidRPr="00A3636C">
        <w:rPr>
          <w:rFonts w:ascii="Times New Roman" w:hAnsi="Times New Roman"/>
          <w:sz w:val="24"/>
          <w:szCs w:val="28"/>
        </w:rPr>
        <w:t>Accepts text queries in Nigerian Pidgin, Hausa, Igbo, Yoruba, or English via a clean text input element. Accommodates microphone input simulation for speech-to-text conversion. Accompanied by a language selection dropdown control.</w:t>
      </w:r>
    </w:p>
    <w:p w14:paraId="74E842E1" w14:textId="77777777" w:rsidR="00D843C7" w:rsidRPr="00A3636C" w:rsidRDefault="00D843C7" w:rsidP="00D843C7">
      <w:pPr>
        <w:spacing w:after="120" w:line="480" w:lineRule="auto"/>
        <w:ind w:left="720" w:hanging="360"/>
        <w:jc w:val="both"/>
        <w:rPr>
          <w:rFonts w:ascii="Times New Roman" w:hAnsi="Times New Roman"/>
          <w:sz w:val="28"/>
          <w:szCs w:val="28"/>
        </w:rPr>
      </w:pPr>
      <w:r w:rsidRPr="00A3636C">
        <w:rPr>
          <w:rFonts w:ascii="Times New Roman" w:hAnsi="Times New Roman"/>
          <w:b/>
          <w:sz w:val="24"/>
          <w:szCs w:val="28"/>
        </w:rPr>
        <w:t xml:space="preserve">• Multimodal Leaf Image Diagnostic Upload: </w:t>
      </w:r>
      <w:r w:rsidRPr="00A3636C">
        <w:rPr>
          <w:rFonts w:ascii="Times New Roman" w:hAnsi="Times New Roman"/>
          <w:sz w:val="24"/>
          <w:szCs w:val="28"/>
        </w:rPr>
        <w:t>Accepts image files (JPEG, PNG, WebP up to 10MB) captured via live mobile device camera or gallery upload. Transmitted to the backend as multipart form-data or base64 encoded strings.</w:t>
      </w:r>
    </w:p>
    <w:p w14:paraId="0D5AB085" w14:textId="77777777" w:rsidR="00D843C7" w:rsidRPr="00A3636C" w:rsidRDefault="00D843C7" w:rsidP="00D843C7">
      <w:pPr>
        <w:spacing w:after="120" w:line="480" w:lineRule="auto"/>
        <w:ind w:left="720" w:hanging="360"/>
        <w:jc w:val="both"/>
        <w:rPr>
          <w:rFonts w:ascii="Times New Roman" w:hAnsi="Times New Roman"/>
          <w:sz w:val="28"/>
          <w:szCs w:val="28"/>
        </w:rPr>
      </w:pPr>
      <w:r w:rsidRPr="00A3636C">
        <w:rPr>
          <w:rFonts w:ascii="Times New Roman" w:hAnsi="Times New Roman"/>
          <w:b/>
          <w:sz w:val="24"/>
          <w:szCs w:val="28"/>
        </w:rPr>
        <w:lastRenderedPageBreak/>
        <w:t xml:space="preserve">• Vector Document Ingestion Form: </w:t>
      </w:r>
      <w:r w:rsidRPr="00A3636C">
        <w:rPr>
          <w:rFonts w:ascii="Times New Roman" w:hAnsi="Times New Roman"/>
          <w:sz w:val="24"/>
          <w:szCs w:val="28"/>
        </w:rPr>
        <w:t>Enables extension administrators to index new research manuals into ChromaDB. Input parameters include Document Title (string), Category (dropdown: Disease, Pest, Soil, Crop Management), Target Crop (dropdown: Cassava, Maize, Yam, Tomato, General), Content Body (text area), and Keywords (comma-separated string).</w:t>
      </w:r>
    </w:p>
    <w:p w14:paraId="6B329EAD" w14:textId="77777777" w:rsidR="00D843C7" w:rsidRPr="00A3636C" w:rsidRDefault="00D843C7" w:rsidP="00D843C7">
      <w:pPr>
        <w:spacing w:after="120" w:line="480" w:lineRule="auto"/>
        <w:ind w:left="720" w:hanging="360"/>
        <w:jc w:val="both"/>
        <w:rPr>
          <w:rFonts w:ascii="Times New Roman" w:hAnsi="Times New Roman"/>
          <w:sz w:val="28"/>
          <w:szCs w:val="28"/>
        </w:rPr>
      </w:pPr>
      <w:r w:rsidRPr="00A3636C">
        <w:rPr>
          <w:rFonts w:ascii="Times New Roman" w:hAnsi="Times New Roman"/>
          <w:b/>
          <w:sz w:val="24"/>
          <w:szCs w:val="28"/>
        </w:rPr>
        <w:t xml:space="preserve">• Creator Pre-Configured Backend Credentials: </w:t>
      </w:r>
      <w:r w:rsidRPr="00A3636C">
        <w:rPr>
          <w:rFonts w:ascii="Times New Roman" w:hAnsi="Times New Roman"/>
          <w:sz w:val="24"/>
          <w:szCs w:val="28"/>
        </w:rPr>
        <w:t>To eliminate technical friction and accessibility barriers for rural smallholder farmers, API keys (Google Gemini 2.5 Flash API Key and Meta Hugging Face Access Token) are not solicited from end-users. Instead, they are pre-set and securely managed by the system creator within server-side environment variables (`.env`). The application presentation layer communicates seamlessly with the FastAPI backend without requiring end-user authentication or API key entry.</w:t>
      </w:r>
    </w:p>
    <w:p w14:paraId="0FFE542D" w14:textId="77777777" w:rsidR="00D843C7" w:rsidRPr="00A3636C" w:rsidRDefault="00D843C7" w:rsidP="00D843C7">
      <w:pPr>
        <w:spacing w:after="120" w:line="480" w:lineRule="auto"/>
        <w:rPr>
          <w:rFonts w:ascii="Times New Roman" w:hAnsi="Times New Roman"/>
          <w:sz w:val="28"/>
          <w:szCs w:val="28"/>
        </w:rPr>
      </w:pPr>
      <w:r>
        <w:rPr>
          <w:rFonts w:ascii="Times New Roman" w:hAnsi="Times New Roman"/>
          <w:b/>
          <w:sz w:val="24"/>
        </w:rPr>
        <w:t>3.3.2 Output Design</w:t>
      </w:r>
    </w:p>
    <w:p w14:paraId="2AF0099B" w14:textId="77777777" w:rsidR="00D843C7" w:rsidRPr="00A3636C" w:rsidRDefault="00D843C7" w:rsidP="00D843C7">
      <w:pPr>
        <w:spacing w:after="120" w:line="480" w:lineRule="auto"/>
        <w:ind w:firstLine="720"/>
        <w:jc w:val="both"/>
        <w:rPr>
          <w:rFonts w:ascii="Times New Roman" w:hAnsi="Times New Roman"/>
          <w:sz w:val="28"/>
          <w:szCs w:val="28"/>
        </w:rPr>
      </w:pPr>
      <w:r w:rsidRPr="00A3636C">
        <w:rPr>
          <w:rFonts w:ascii="Times New Roman" w:hAnsi="Times New Roman"/>
          <w:sz w:val="24"/>
          <w:szCs w:val="28"/>
        </w:rPr>
        <w:t>Output design ensures that generated agronomic advice, pathology reports, and system telemetry are rendered clearly, legibly, and intuitively on mobile and desktop viewports:</w:t>
      </w:r>
    </w:p>
    <w:p w14:paraId="55AD4F2E" w14:textId="77777777" w:rsidR="00D843C7" w:rsidRPr="00A3636C" w:rsidRDefault="00D843C7" w:rsidP="00D843C7">
      <w:pPr>
        <w:spacing w:after="120" w:line="480" w:lineRule="auto"/>
        <w:ind w:left="720" w:hanging="360"/>
        <w:jc w:val="both"/>
        <w:rPr>
          <w:rFonts w:ascii="Times New Roman" w:hAnsi="Times New Roman"/>
          <w:sz w:val="28"/>
          <w:szCs w:val="28"/>
        </w:rPr>
      </w:pPr>
      <w:r w:rsidRPr="00A3636C">
        <w:rPr>
          <w:rFonts w:ascii="Times New Roman" w:hAnsi="Times New Roman"/>
          <w:b/>
          <w:sz w:val="24"/>
          <w:szCs w:val="28"/>
        </w:rPr>
        <w:t xml:space="preserve">• Multilingual Diagnostic Advisory Response Card: </w:t>
      </w:r>
      <w:r w:rsidRPr="00A3636C">
        <w:rPr>
          <w:rFonts w:ascii="Times New Roman" w:hAnsi="Times New Roman"/>
          <w:sz w:val="24"/>
          <w:szCs w:val="28"/>
        </w:rPr>
        <w:t>Renders synthesized advisory responses natively in the farmer's chosen dialect. Formatted with clear headings, bulleted action items, and actionable treatment steps under 250 words for optimal readability.</w:t>
      </w:r>
    </w:p>
    <w:p w14:paraId="74C389AD" w14:textId="77777777" w:rsidR="00D843C7" w:rsidRPr="00A3636C" w:rsidRDefault="00D843C7" w:rsidP="00D843C7">
      <w:pPr>
        <w:spacing w:after="120" w:line="480" w:lineRule="auto"/>
        <w:ind w:left="720" w:hanging="360"/>
        <w:jc w:val="both"/>
        <w:rPr>
          <w:rFonts w:ascii="Times New Roman" w:hAnsi="Times New Roman"/>
          <w:sz w:val="28"/>
          <w:szCs w:val="28"/>
        </w:rPr>
      </w:pPr>
      <w:r w:rsidRPr="00A3636C">
        <w:rPr>
          <w:rFonts w:ascii="Times New Roman" w:hAnsi="Times New Roman"/>
          <w:b/>
          <w:sz w:val="24"/>
          <w:szCs w:val="28"/>
        </w:rPr>
        <w:t xml:space="preserve">• Leaf Pathology Diagnostic Analysis Modal: </w:t>
      </w:r>
      <w:r w:rsidRPr="00A3636C">
        <w:rPr>
          <w:rFonts w:ascii="Times New Roman" w:hAnsi="Times New Roman"/>
          <w:sz w:val="24"/>
          <w:szCs w:val="28"/>
        </w:rPr>
        <w:t xml:space="preserve">Displays computer vision diagnosis results including identified Disease Name (e.g. Cassava Mosaic Disease), Target </w:t>
      </w:r>
      <w:r w:rsidRPr="00A3636C">
        <w:rPr>
          <w:rFonts w:ascii="Times New Roman" w:hAnsi="Times New Roman"/>
          <w:sz w:val="24"/>
          <w:szCs w:val="28"/>
        </w:rPr>
        <w:lastRenderedPageBreak/>
        <w:t>Crop, Diagnostic Confidence Percentage (e.g., 92.5%), bulleted visual symptoms list, and step-by-step organic/chemical treatment options.</w:t>
      </w:r>
    </w:p>
    <w:p w14:paraId="0C859641" w14:textId="77777777" w:rsidR="00D843C7" w:rsidRPr="00A3636C" w:rsidRDefault="00D843C7" w:rsidP="00D843C7">
      <w:pPr>
        <w:spacing w:after="120" w:line="480" w:lineRule="auto"/>
        <w:ind w:left="720" w:hanging="360"/>
        <w:jc w:val="both"/>
        <w:rPr>
          <w:rFonts w:ascii="Times New Roman" w:hAnsi="Times New Roman"/>
          <w:sz w:val="28"/>
          <w:szCs w:val="28"/>
        </w:rPr>
      </w:pPr>
      <w:r w:rsidRPr="00A3636C">
        <w:rPr>
          <w:rFonts w:ascii="Times New Roman" w:hAnsi="Times New Roman"/>
          <w:b/>
          <w:sz w:val="24"/>
          <w:szCs w:val="28"/>
        </w:rPr>
        <w:t xml:space="preserve">• RAG Pipeline Execution Tracer View: </w:t>
      </w:r>
      <w:r w:rsidRPr="00A3636C">
        <w:rPr>
          <w:rFonts w:ascii="Times New Roman" w:hAnsi="Times New Roman"/>
          <w:sz w:val="24"/>
          <w:szCs w:val="28"/>
        </w:rPr>
        <w:t>Renders real-time telemetry logs showing stage-by-stage execution metrics: Pipeline Mode (Pivot vs Direct), Input Translation Latency, ChromaDB Search Latency &amp; Vector Similarity Scores, LLM Token Usage, and Output Translation Latency.</w:t>
      </w:r>
    </w:p>
    <w:p w14:paraId="7BE1FE5F" w14:textId="77777777" w:rsidR="00D843C7" w:rsidRPr="00A3636C" w:rsidRDefault="00D843C7" w:rsidP="00D843C7">
      <w:pPr>
        <w:spacing w:after="120" w:line="480" w:lineRule="auto"/>
        <w:ind w:left="720" w:hanging="360"/>
        <w:jc w:val="both"/>
        <w:rPr>
          <w:rFonts w:ascii="Times New Roman" w:hAnsi="Times New Roman"/>
          <w:sz w:val="28"/>
          <w:szCs w:val="28"/>
        </w:rPr>
      </w:pPr>
      <w:r w:rsidRPr="00A3636C">
        <w:rPr>
          <w:rFonts w:ascii="Times New Roman" w:hAnsi="Times New Roman"/>
          <w:b/>
          <w:sz w:val="24"/>
          <w:szCs w:val="28"/>
        </w:rPr>
        <w:t xml:space="preserve">• Vector Store Explorer &amp; Document Inspector: </w:t>
      </w:r>
      <w:r w:rsidRPr="00A3636C">
        <w:rPr>
          <w:rFonts w:ascii="Times New Roman" w:hAnsi="Times New Roman"/>
          <w:sz w:val="24"/>
          <w:szCs w:val="28"/>
        </w:rPr>
        <w:t>Renders tabular lists of indexed documents with similarity score badges, metadata filtering, full content expansion modals, and publisher attribution tags.</w:t>
      </w:r>
    </w:p>
    <w:p w14:paraId="27E87CA6" w14:textId="77777777" w:rsidR="00D843C7" w:rsidRPr="00A3636C" w:rsidRDefault="00D843C7" w:rsidP="00D843C7">
      <w:pPr>
        <w:spacing w:after="120" w:line="480" w:lineRule="auto"/>
        <w:rPr>
          <w:rFonts w:ascii="Times New Roman" w:hAnsi="Times New Roman"/>
          <w:sz w:val="28"/>
          <w:szCs w:val="28"/>
        </w:rPr>
      </w:pPr>
      <w:r>
        <w:rPr>
          <w:rFonts w:ascii="Times New Roman" w:hAnsi="Times New Roman"/>
          <w:b/>
          <w:sz w:val="24"/>
        </w:rPr>
        <w:t>3.3.3 Database Design</w:t>
      </w:r>
    </w:p>
    <w:p w14:paraId="1D02A2C8" w14:textId="77777777" w:rsidR="00D843C7" w:rsidRPr="00A3636C" w:rsidRDefault="00D843C7" w:rsidP="00D843C7">
      <w:pPr>
        <w:spacing w:after="120" w:line="480" w:lineRule="auto"/>
        <w:ind w:firstLine="720"/>
        <w:jc w:val="both"/>
        <w:rPr>
          <w:rFonts w:ascii="Times New Roman" w:hAnsi="Times New Roman"/>
          <w:sz w:val="28"/>
          <w:szCs w:val="28"/>
        </w:rPr>
      </w:pPr>
      <w:r w:rsidRPr="00A3636C">
        <w:rPr>
          <w:rFonts w:ascii="Times New Roman" w:hAnsi="Times New Roman"/>
          <w:sz w:val="24"/>
          <w:szCs w:val="28"/>
        </w:rPr>
        <w:t>The system database architecture combines high-dimensional vector embeddings managed by ChromaDB with structured JSON metadata catalogs. ChromaDB indexes agricultural text chunks into a 30-dimensional cosine vector space, enabling semantic retrieval based on mathematical distance metrics (d &lt; 0.5 indicating strong relevance).</w:t>
      </w:r>
    </w:p>
    <w:p w14:paraId="092B8829" w14:textId="77777777" w:rsidR="00D843C7" w:rsidRPr="00A3636C" w:rsidRDefault="00D843C7" w:rsidP="00D843C7">
      <w:pPr>
        <w:spacing w:after="120" w:line="480" w:lineRule="auto"/>
        <w:ind w:firstLine="720"/>
        <w:jc w:val="both"/>
        <w:rPr>
          <w:rFonts w:ascii="Times New Roman" w:hAnsi="Times New Roman"/>
          <w:sz w:val="28"/>
          <w:szCs w:val="28"/>
        </w:rPr>
      </w:pPr>
      <w:r w:rsidRPr="00A3636C">
        <w:rPr>
          <w:rFonts w:ascii="Times New Roman" w:hAnsi="Times New Roman"/>
          <w:sz w:val="24"/>
          <w:szCs w:val="28"/>
        </w:rPr>
        <w:t>The mathematical formula governing vector similarity search in the system is defined by Cosine Distance:</w:t>
      </w:r>
    </w:p>
    <w:p w14:paraId="66133488" w14:textId="77777777" w:rsidR="00D843C7" w:rsidRPr="00A3636C" w:rsidRDefault="00D843C7" w:rsidP="00D843C7">
      <w:pPr>
        <w:spacing w:after="120" w:line="480" w:lineRule="auto"/>
        <w:ind w:firstLine="720"/>
        <w:jc w:val="both"/>
        <w:rPr>
          <w:rFonts w:ascii="Times New Roman" w:hAnsi="Times New Roman"/>
          <w:sz w:val="28"/>
          <w:szCs w:val="28"/>
        </w:rPr>
      </w:pPr>
      <w:r w:rsidRPr="00A3636C">
        <w:rPr>
          <w:rFonts w:ascii="Times New Roman" w:hAnsi="Times New Roman"/>
          <w:sz w:val="24"/>
          <w:szCs w:val="28"/>
        </w:rPr>
        <w:t>Cosine Distance d(u, v) = 1 - ( (u · v) / ( ||u|| ||v|| ) )</w:t>
      </w:r>
    </w:p>
    <w:p w14:paraId="09D3229F" w14:textId="77777777" w:rsidR="00D843C7" w:rsidRPr="00A3636C" w:rsidRDefault="00D843C7" w:rsidP="00D843C7">
      <w:pPr>
        <w:spacing w:after="120" w:line="480" w:lineRule="auto"/>
        <w:ind w:firstLine="720"/>
        <w:jc w:val="both"/>
        <w:rPr>
          <w:rFonts w:ascii="Times New Roman" w:hAnsi="Times New Roman"/>
          <w:sz w:val="28"/>
          <w:szCs w:val="28"/>
        </w:rPr>
      </w:pPr>
      <w:r w:rsidRPr="00A3636C">
        <w:rPr>
          <w:rFonts w:ascii="Times New Roman" w:hAnsi="Times New Roman"/>
          <w:sz w:val="24"/>
          <w:szCs w:val="28"/>
        </w:rPr>
        <w:t>Where u represents the 30-dimensional embedding vector of the user's search query, and v represents the document chunk embedding vector in ChromaDB. Values of d approaching 0 indicate extreme semantic similarity, whereas values above 0.8 indicate low relevance.</w:t>
      </w:r>
    </w:p>
    <w:p w14:paraId="03E3DFBE" w14:textId="77777777" w:rsidR="00D843C7" w:rsidRPr="00A3636C" w:rsidRDefault="00D843C7" w:rsidP="00D843C7">
      <w:pPr>
        <w:spacing w:after="120" w:line="480" w:lineRule="auto"/>
        <w:ind w:firstLine="720"/>
        <w:jc w:val="both"/>
        <w:rPr>
          <w:rFonts w:ascii="Times New Roman" w:hAnsi="Times New Roman"/>
          <w:sz w:val="28"/>
          <w:szCs w:val="28"/>
        </w:rPr>
      </w:pPr>
      <w:r w:rsidRPr="00A3636C">
        <w:rPr>
          <w:rFonts w:ascii="Times New Roman" w:hAnsi="Times New Roman"/>
          <w:sz w:val="24"/>
          <w:szCs w:val="28"/>
        </w:rPr>
        <w:lastRenderedPageBreak/>
        <w:t>The conceptual data model establishes clear entities: Extension Document, Vector Embedding Chunk, Diagnostic Transaction, International Partner Organization, and Creator System Configuration. The physical database schema and field definitions are detailed in Section 3.4 Data Dictionary.</w:t>
      </w:r>
    </w:p>
    <w:p w14:paraId="580B356B" w14:textId="77777777" w:rsidR="00D843C7" w:rsidRPr="00A3636C" w:rsidRDefault="00D843C7" w:rsidP="00D843C7">
      <w:pPr>
        <w:spacing w:after="120" w:line="480" w:lineRule="auto"/>
        <w:rPr>
          <w:rFonts w:ascii="Times New Roman" w:hAnsi="Times New Roman"/>
          <w:sz w:val="28"/>
          <w:szCs w:val="28"/>
        </w:rPr>
      </w:pPr>
      <w:r>
        <w:rPr>
          <w:rFonts w:ascii="Times New Roman" w:hAnsi="Times New Roman"/>
          <w:b/>
          <w:sz w:val="24"/>
        </w:rPr>
        <w:t>3.4 Data Dictionary</w:t>
      </w:r>
    </w:p>
    <w:p w14:paraId="410D28F5" w14:textId="77777777" w:rsidR="00D843C7" w:rsidRPr="00A3636C" w:rsidRDefault="00D843C7" w:rsidP="00D843C7">
      <w:pPr>
        <w:spacing w:after="120" w:line="480" w:lineRule="auto"/>
        <w:ind w:firstLine="720"/>
        <w:jc w:val="both"/>
        <w:rPr>
          <w:rFonts w:ascii="Times New Roman" w:hAnsi="Times New Roman"/>
          <w:sz w:val="28"/>
          <w:szCs w:val="28"/>
        </w:rPr>
      </w:pPr>
      <w:r w:rsidRPr="00A3636C">
        <w:rPr>
          <w:rFonts w:ascii="Times New Roman" w:hAnsi="Times New Roman"/>
          <w:sz w:val="24"/>
          <w:szCs w:val="28"/>
        </w:rPr>
        <w:t>The data dictionary provides a formal tabular specification of all data elements, data types, field lengths, key constraints, and descriptions across the system's database entities and API payload structures.</w:t>
      </w:r>
    </w:p>
    <w:p w14:paraId="30E905BD" w14:textId="77777777" w:rsidR="00D843C7" w:rsidRPr="00A3636C" w:rsidRDefault="00D843C7" w:rsidP="00D843C7">
      <w:pPr>
        <w:spacing w:after="120" w:line="360" w:lineRule="auto"/>
        <w:jc w:val="center"/>
        <w:rPr>
          <w:rFonts w:ascii="Times New Roman" w:hAnsi="Times New Roman"/>
          <w:sz w:val="28"/>
          <w:szCs w:val="28"/>
        </w:rPr>
      </w:pPr>
      <w:r w:rsidRPr="00A3636C">
        <w:rPr>
          <w:rFonts w:ascii="Times New Roman" w:hAnsi="Times New Roman"/>
          <w:b/>
          <w:sz w:val="24"/>
          <w:szCs w:val="28"/>
        </w:rPr>
        <w:t>Table 3.1</w:t>
      </w:r>
    </w:p>
    <w:p w14:paraId="768DE91E" w14:textId="77777777" w:rsidR="00D843C7" w:rsidRPr="00A3636C" w:rsidRDefault="00D843C7" w:rsidP="00D843C7">
      <w:pPr>
        <w:spacing w:after="120" w:line="480" w:lineRule="auto"/>
        <w:jc w:val="both"/>
        <w:rPr>
          <w:rFonts w:ascii="Times New Roman" w:hAnsi="Times New Roman"/>
          <w:sz w:val="28"/>
          <w:szCs w:val="28"/>
        </w:rPr>
      </w:pPr>
      <w:r w:rsidRPr="00A3636C">
        <w:rPr>
          <w:rFonts w:ascii="Times New Roman" w:hAnsi="Times New Roman"/>
          <w:i/>
          <w:sz w:val="24"/>
          <w:szCs w:val="28"/>
        </w:rPr>
        <w:t>Document Catalog Data Dictionary (sources.json &amp; ChromaDB Collection)</w:t>
      </w:r>
    </w:p>
    <w:tbl>
      <w:tblPr>
        <w:tblW w:w="0" w:type="auto"/>
        <w:jc w:val="center"/>
        <w:tblBorders>
          <w:top w:val="single" w:sz="8" w:space="0" w:color="000000"/>
          <w:bottom w:val="single" w:sz="8" w:space="0" w:color="000000"/>
          <w:insideH w:val="single" w:sz="4" w:space="0" w:color="CCCCCC"/>
        </w:tblBorders>
        <w:tblLook w:val="04A0" w:firstRow="1" w:lastRow="0" w:firstColumn="1" w:lastColumn="0" w:noHBand="0" w:noVBand="1"/>
      </w:tblPr>
      <w:tblGrid>
        <w:gridCol w:w="1763"/>
        <w:gridCol w:w="1745"/>
        <w:gridCol w:w="1759"/>
        <w:gridCol w:w="1770"/>
        <w:gridCol w:w="1802"/>
      </w:tblGrid>
      <w:tr w:rsidR="00D843C7" w:rsidRPr="00A3636C" w14:paraId="185E4E79" w14:textId="77777777" w:rsidTr="0042441C">
        <w:trPr>
          <w:jc w:val="center"/>
        </w:trPr>
        <w:tc>
          <w:tcPr>
            <w:tcW w:w="1872" w:type="dxa"/>
          </w:tcPr>
          <w:p w14:paraId="3D350C59" w14:textId="77777777" w:rsidR="00D843C7" w:rsidRPr="00A3636C" w:rsidRDefault="00D843C7" w:rsidP="0042441C">
            <w:pPr>
              <w:jc w:val="center"/>
              <w:rPr>
                <w:rFonts w:ascii="Times New Roman" w:hAnsi="Times New Roman"/>
                <w:sz w:val="28"/>
                <w:szCs w:val="28"/>
              </w:rPr>
            </w:pPr>
            <w:r w:rsidRPr="00A3636C">
              <w:rPr>
                <w:rFonts w:ascii="Times New Roman" w:hAnsi="Times New Roman"/>
                <w:sz w:val="20"/>
                <w:szCs w:val="28"/>
              </w:rPr>
              <w:t>Field Name</w:t>
            </w:r>
          </w:p>
        </w:tc>
        <w:tc>
          <w:tcPr>
            <w:tcW w:w="1872" w:type="dxa"/>
          </w:tcPr>
          <w:p w14:paraId="37279444" w14:textId="77777777" w:rsidR="00D843C7" w:rsidRPr="00A3636C" w:rsidRDefault="00D843C7" w:rsidP="0042441C">
            <w:pPr>
              <w:jc w:val="center"/>
              <w:rPr>
                <w:rFonts w:ascii="Times New Roman" w:hAnsi="Times New Roman"/>
                <w:sz w:val="28"/>
                <w:szCs w:val="28"/>
              </w:rPr>
            </w:pPr>
            <w:r w:rsidRPr="00A3636C">
              <w:rPr>
                <w:rFonts w:ascii="Times New Roman" w:hAnsi="Times New Roman"/>
                <w:sz w:val="20"/>
                <w:szCs w:val="28"/>
              </w:rPr>
              <w:t>Data Type</w:t>
            </w:r>
          </w:p>
        </w:tc>
        <w:tc>
          <w:tcPr>
            <w:tcW w:w="1872" w:type="dxa"/>
          </w:tcPr>
          <w:p w14:paraId="046FB7B1" w14:textId="77777777" w:rsidR="00D843C7" w:rsidRPr="00A3636C" w:rsidRDefault="00D843C7" w:rsidP="0042441C">
            <w:pPr>
              <w:jc w:val="center"/>
              <w:rPr>
                <w:rFonts w:ascii="Times New Roman" w:hAnsi="Times New Roman"/>
                <w:sz w:val="28"/>
                <w:szCs w:val="28"/>
              </w:rPr>
            </w:pPr>
            <w:r w:rsidRPr="00A3636C">
              <w:rPr>
                <w:rFonts w:ascii="Times New Roman" w:hAnsi="Times New Roman"/>
                <w:sz w:val="20"/>
                <w:szCs w:val="28"/>
              </w:rPr>
              <w:t>Length</w:t>
            </w:r>
          </w:p>
        </w:tc>
        <w:tc>
          <w:tcPr>
            <w:tcW w:w="1872" w:type="dxa"/>
          </w:tcPr>
          <w:p w14:paraId="4CE6C39D" w14:textId="77777777" w:rsidR="00D843C7" w:rsidRPr="00A3636C" w:rsidRDefault="00D843C7" w:rsidP="0042441C">
            <w:pPr>
              <w:jc w:val="center"/>
              <w:rPr>
                <w:rFonts w:ascii="Times New Roman" w:hAnsi="Times New Roman"/>
                <w:sz w:val="28"/>
                <w:szCs w:val="28"/>
              </w:rPr>
            </w:pPr>
            <w:r w:rsidRPr="00A3636C">
              <w:rPr>
                <w:rFonts w:ascii="Times New Roman" w:hAnsi="Times New Roman"/>
                <w:sz w:val="20"/>
                <w:szCs w:val="28"/>
              </w:rPr>
              <w:t>Constraint</w:t>
            </w:r>
          </w:p>
        </w:tc>
        <w:tc>
          <w:tcPr>
            <w:tcW w:w="1872" w:type="dxa"/>
          </w:tcPr>
          <w:p w14:paraId="4BEB2E5C" w14:textId="77777777" w:rsidR="00D843C7" w:rsidRPr="00A3636C" w:rsidRDefault="00D843C7" w:rsidP="0042441C">
            <w:pPr>
              <w:jc w:val="center"/>
              <w:rPr>
                <w:rFonts w:ascii="Times New Roman" w:hAnsi="Times New Roman"/>
                <w:sz w:val="28"/>
                <w:szCs w:val="28"/>
              </w:rPr>
            </w:pPr>
            <w:r w:rsidRPr="00A3636C">
              <w:rPr>
                <w:rFonts w:ascii="Times New Roman" w:hAnsi="Times New Roman"/>
                <w:sz w:val="20"/>
                <w:szCs w:val="28"/>
              </w:rPr>
              <w:t>Description</w:t>
            </w:r>
          </w:p>
        </w:tc>
      </w:tr>
      <w:tr w:rsidR="00D843C7" w:rsidRPr="00A3636C" w14:paraId="432750EB" w14:textId="77777777" w:rsidTr="0042441C">
        <w:trPr>
          <w:jc w:val="center"/>
        </w:trPr>
        <w:tc>
          <w:tcPr>
            <w:tcW w:w="1872" w:type="dxa"/>
          </w:tcPr>
          <w:p w14:paraId="74F543A2" w14:textId="77777777" w:rsidR="00D843C7" w:rsidRPr="00A3636C" w:rsidRDefault="00D843C7" w:rsidP="0042441C">
            <w:pPr>
              <w:spacing w:before="60" w:after="60"/>
              <w:jc w:val="center"/>
              <w:rPr>
                <w:rFonts w:ascii="Times New Roman" w:hAnsi="Times New Roman"/>
                <w:sz w:val="28"/>
                <w:szCs w:val="28"/>
              </w:rPr>
            </w:pPr>
            <w:r w:rsidRPr="00A3636C">
              <w:rPr>
                <w:rFonts w:ascii="Times New Roman" w:hAnsi="Times New Roman"/>
                <w:sz w:val="20"/>
                <w:szCs w:val="28"/>
              </w:rPr>
              <w:t>id</w:t>
            </w:r>
          </w:p>
        </w:tc>
        <w:tc>
          <w:tcPr>
            <w:tcW w:w="1872" w:type="dxa"/>
          </w:tcPr>
          <w:p w14:paraId="0030893A" w14:textId="77777777" w:rsidR="00D843C7" w:rsidRPr="00A3636C" w:rsidRDefault="00D843C7" w:rsidP="0042441C">
            <w:pPr>
              <w:spacing w:before="60" w:after="60"/>
              <w:jc w:val="center"/>
              <w:rPr>
                <w:rFonts w:ascii="Times New Roman" w:hAnsi="Times New Roman"/>
                <w:sz w:val="28"/>
                <w:szCs w:val="28"/>
              </w:rPr>
            </w:pPr>
            <w:r w:rsidRPr="00A3636C">
              <w:rPr>
                <w:rFonts w:ascii="Times New Roman" w:hAnsi="Times New Roman"/>
                <w:sz w:val="20"/>
                <w:szCs w:val="28"/>
              </w:rPr>
              <w:t>String (UUID)</w:t>
            </w:r>
          </w:p>
        </w:tc>
        <w:tc>
          <w:tcPr>
            <w:tcW w:w="1872" w:type="dxa"/>
          </w:tcPr>
          <w:p w14:paraId="610D34C9" w14:textId="77777777" w:rsidR="00D843C7" w:rsidRPr="00A3636C" w:rsidRDefault="00D843C7" w:rsidP="0042441C">
            <w:pPr>
              <w:spacing w:before="60" w:after="60"/>
              <w:jc w:val="center"/>
              <w:rPr>
                <w:rFonts w:ascii="Times New Roman" w:hAnsi="Times New Roman"/>
                <w:sz w:val="28"/>
                <w:szCs w:val="28"/>
              </w:rPr>
            </w:pPr>
            <w:r w:rsidRPr="00A3636C">
              <w:rPr>
                <w:rFonts w:ascii="Times New Roman" w:hAnsi="Times New Roman"/>
                <w:sz w:val="20"/>
                <w:szCs w:val="28"/>
              </w:rPr>
              <w:t>36</w:t>
            </w:r>
          </w:p>
        </w:tc>
        <w:tc>
          <w:tcPr>
            <w:tcW w:w="1872" w:type="dxa"/>
          </w:tcPr>
          <w:p w14:paraId="52AEDE22" w14:textId="77777777" w:rsidR="00D843C7" w:rsidRPr="00A3636C" w:rsidRDefault="00D843C7" w:rsidP="0042441C">
            <w:pPr>
              <w:spacing w:before="60" w:after="60"/>
              <w:jc w:val="center"/>
              <w:rPr>
                <w:rFonts w:ascii="Times New Roman" w:hAnsi="Times New Roman"/>
                <w:sz w:val="28"/>
                <w:szCs w:val="28"/>
              </w:rPr>
            </w:pPr>
            <w:r w:rsidRPr="00A3636C">
              <w:rPr>
                <w:rFonts w:ascii="Times New Roman" w:hAnsi="Times New Roman"/>
                <w:sz w:val="20"/>
                <w:szCs w:val="28"/>
              </w:rPr>
              <w:t>Primary Key</w:t>
            </w:r>
          </w:p>
        </w:tc>
        <w:tc>
          <w:tcPr>
            <w:tcW w:w="1872" w:type="dxa"/>
          </w:tcPr>
          <w:p w14:paraId="198CA1C9" w14:textId="77777777" w:rsidR="00D843C7" w:rsidRPr="00A3636C" w:rsidRDefault="00D843C7" w:rsidP="0042441C">
            <w:pPr>
              <w:spacing w:before="60" w:after="60"/>
              <w:jc w:val="center"/>
              <w:rPr>
                <w:rFonts w:ascii="Times New Roman" w:hAnsi="Times New Roman"/>
                <w:sz w:val="28"/>
                <w:szCs w:val="28"/>
              </w:rPr>
            </w:pPr>
            <w:r w:rsidRPr="00A3636C">
              <w:rPr>
                <w:rFonts w:ascii="Times New Roman" w:hAnsi="Times New Roman"/>
                <w:sz w:val="20"/>
                <w:szCs w:val="28"/>
              </w:rPr>
              <w:t>Unique identifier for indexed document snippet</w:t>
            </w:r>
          </w:p>
        </w:tc>
      </w:tr>
      <w:tr w:rsidR="00D843C7" w:rsidRPr="00A3636C" w14:paraId="4EC63E95" w14:textId="77777777" w:rsidTr="0042441C">
        <w:trPr>
          <w:jc w:val="center"/>
        </w:trPr>
        <w:tc>
          <w:tcPr>
            <w:tcW w:w="1872" w:type="dxa"/>
          </w:tcPr>
          <w:p w14:paraId="56582A5A" w14:textId="77777777" w:rsidR="00D843C7" w:rsidRPr="00A3636C" w:rsidRDefault="00D843C7" w:rsidP="0042441C">
            <w:pPr>
              <w:spacing w:before="60" w:after="60"/>
              <w:jc w:val="center"/>
              <w:rPr>
                <w:rFonts w:ascii="Times New Roman" w:hAnsi="Times New Roman"/>
                <w:sz w:val="28"/>
                <w:szCs w:val="28"/>
              </w:rPr>
            </w:pPr>
            <w:r w:rsidRPr="00A3636C">
              <w:rPr>
                <w:rFonts w:ascii="Times New Roman" w:hAnsi="Times New Roman"/>
                <w:sz w:val="20"/>
                <w:szCs w:val="28"/>
              </w:rPr>
              <w:t>title</w:t>
            </w:r>
          </w:p>
        </w:tc>
        <w:tc>
          <w:tcPr>
            <w:tcW w:w="1872" w:type="dxa"/>
          </w:tcPr>
          <w:p w14:paraId="0F5D9684" w14:textId="77777777" w:rsidR="00D843C7" w:rsidRPr="00A3636C" w:rsidRDefault="00D843C7" w:rsidP="0042441C">
            <w:pPr>
              <w:spacing w:before="60" w:after="60"/>
              <w:jc w:val="center"/>
              <w:rPr>
                <w:rFonts w:ascii="Times New Roman" w:hAnsi="Times New Roman"/>
                <w:sz w:val="28"/>
                <w:szCs w:val="28"/>
              </w:rPr>
            </w:pPr>
            <w:r w:rsidRPr="00A3636C">
              <w:rPr>
                <w:rFonts w:ascii="Times New Roman" w:hAnsi="Times New Roman"/>
                <w:sz w:val="20"/>
                <w:szCs w:val="28"/>
              </w:rPr>
              <w:t>String</w:t>
            </w:r>
          </w:p>
        </w:tc>
        <w:tc>
          <w:tcPr>
            <w:tcW w:w="1872" w:type="dxa"/>
          </w:tcPr>
          <w:p w14:paraId="1463F4F0" w14:textId="77777777" w:rsidR="00D843C7" w:rsidRPr="00A3636C" w:rsidRDefault="00D843C7" w:rsidP="0042441C">
            <w:pPr>
              <w:spacing w:before="60" w:after="60"/>
              <w:jc w:val="center"/>
              <w:rPr>
                <w:rFonts w:ascii="Times New Roman" w:hAnsi="Times New Roman"/>
                <w:sz w:val="28"/>
                <w:szCs w:val="28"/>
              </w:rPr>
            </w:pPr>
            <w:r w:rsidRPr="00A3636C">
              <w:rPr>
                <w:rFonts w:ascii="Times New Roman" w:hAnsi="Times New Roman"/>
                <w:sz w:val="20"/>
                <w:szCs w:val="28"/>
              </w:rPr>
              <w:t>150</w:t>
            </w:r>
          </w:p>
        </w:tc>
        <w:tc>
          <w:tcPr>
            <w:tcW w:w="1872" w:type="dxa"/>
          </w:tcPr>
          <w:p w14:paraId="59B84A64" w14:textId="77777777" w:rsidR="00D843C7" w:rsidRPr="00A3636C" w:rsidRDefault="00D843C7" w:rsidP="0042441C">
            <w:pPr>
              <w:spacing w:before="60" w:after="60"/>
              <w:jc w:val="center"/>
              <w:rPr>
                <w:rFonts w:ascii="Times New Roman" w:hAnsi="Times New Roman"/>
                <w:sz w:val="28"/>
                <w:szCs w:val="28"/>
              </w:rPr>
            </w:pPr>
            <w:r w:rsidRPr="00A3636C">
              <w:rPr>
                <w:rFonts w:ascii="Times New Roman" w:hAnsi="Times New Roman"/>
                <w:sz w:val="20"/>
                <w:szCs w:val="28"/>
              </w:rPr>
              <w:t>Not Null</w:t>
            </w:r>
          </w:p>
        </w:tc>
        <w:tc>
          <w:tcPr>
            <w:tcW w:w="1872" w:type="dxa"/>
          </w:tcPr>
          <w:p w14:paraId="0E0AC8CE" w14:textId="77777777" w:rsidR="00D843C7" w:rsidRPr="00A3636C" w:rsidRDefault="00D843C7" w:rsidP="0042441C">
            <w:pPr>
              <w:spacing w:before="60" w:after="60"/>
              <w:jc w:val="center"/>
              <w:rPr>
                <w:rFonts w:ascii="Times New Roman" w:hAnsi="Times New Roman"/>
                <w:sz w:val="28"/>
                <w:szCs w:val="28"/>
              </w:rPr>
            </w:pPr>
            <w:r w:rsidRPr="00A3636C">
              <w:rPr>
                <w:rFonts w:ascii="Times New Roman" w:hAnsi="Times New Roman"/>
                <w:sz w:val="20"/>
                <w:szCs w:val="28"/>
              </w:rPr>
              <w:t>Title of agricultural extension guide/manual</w:t>
            </w:r>
          </w:p>
        </w:tc>
      </w:tr>
      <w:tr w:rsidR="00D843C7" w:rsidRPr="00A3636C" w14:paraId="5FBE82DC" w14:textId="77777777" w:rsidTr="0042441C">
        <w:trPr>
          <w:jc w:val="center"/>
        </w:trPr>
        <w:tc>
          <w:tcPr>
            <w:tcW w:w="1872" w:type="dxa"/>
          </w:tcPr>
          <w:p w14:paraId="265BB95D" w14:textId="77777777" w:rsidR="00D843C7" w:rsidRPr="00A3636C" w:rsidRDefault="00D843C7" w:rsidP="0042441C">
            <w:pPr>
              <w:spacing w:before="60" w:after="60"/>
              <w:jc w:val="center"/>
              <w:rPr>
                <w:rFonts w:ascii="Times New Roman" w:hAnsi="Times New Roman"/>
                <w:sz w:val="28"/>
                <w:szCs w:val="28"/>
              </w:rPr>
            </w:pPr>
            <w:r w:rsidRPr="00A3636C">
              <w:rPr>
                <w:rFonts w:ascii="Times New Roman" w:hAnsi="Times New Roman"/>
                <w:sz w:val="20"/>
                <w:szCs w:val="28"/>
              </w:rPr>
              <w:t>crop</w:t>
            </w:r>
          </w:p>
        </w:tc>
        <w:tc>
          <w:tcPr>
            <w:tcW w:w="1872" w:type="dxa"/>
          </w:tcPr>
          <w:p w14:paraId="27E2F975" w14:textId="77777777" w:rsidR="00D843C7" w:rsidRPr="00A3636C" w:rsidRDefault="00D843C7" w:rsidP="0042441C">
            <w:pPr>
              <w:spacing w:before="60" w:after="60"/>
              <w:jc w:val="center"/>
              <w:rPr>
                <w:rFonts w:ascii="Times New Roman" w:hAnsi="Times New Roman"/>
                <w:sz w:val="28"/>
                <w:szCs w:val="28"/>
              </w:rPr>
            </w:pPr>
            <w:r w:rsidRPr="00A3636C">
              <w:rPr>
                <w:rFonts w:ascii="Times New Roman" w:hAnsi="Times New Roman"/>
                <w:sz w:val="20"/>
                <w:szCs w:val="28"/>
              </w:rPr>
              <w:t>String</w:t>
            </w:r>
          </w:p>
        </w:tc>
        <w:tc>
          <w:tcPr>
            <w:tcW w:w="1872" w:type="dxa"/>
          </w:tcPr>
          <w:p w14:paraId="4988BAB8" w14:textId="77777777" w:rsidR="00D843C7" w:rsidRPr="00A3636C" w:rsidRDefault="00D843C7" w:rsidP="0042441C">
            <w:pPr>
              <w:spacing w:before="60" w:after="60"/>
              <w:jc w:val="center"/>
              <w:rPr>
                <w:rFonts w:ascii="Times New Roman" w:hAnsi="Times New Roman"/>
                <w:sz w:val="28"/>
                <w:szCs w:val="28"/>
              </w:rPr>
            </w:pPr>
            <w:r w:rsidRPr="00A3636C">
              <w:rPr>
                <w:rFonts w:ascii="Times New Roman" w:hAnsi="Times New Roman"/>
                <w:sz w:val="20"/>
                <w:szCs w:val="28"/>
              </w:rPr>
              <w:t>50</w:t>
            </w:r>
          </w:p>
        </w:tc>
        <w:tc>
          <w:tcPr>
            <w:tcW w:w="1872" w:type="dxa"/>
          </w:tcPr>
          <w:p w14:paraId="1D700E0C" w14:textId="77777777" w:rsidR="00D843C7" w:rsidRPr="00A3636C" w:rsidRDefault="00D843C7" w:rsidP="0042441C">
            <w:pPr>
              <w:spacing w:before="60" w:after="60"/>
              <w:jc w:val="center"/>
              <w:rPr>
                <w:rFonts w:ascii="Times New Roman" w:hAnsi="Times New Roman"/>
                <w:sz w:val="28"/>
                <w:szCs w:val="28"/>
              </w:rPr>
            </w:pPr>
            <w:r w:rsidRPr="00A3636C">
              <w:rPr>
                <w:rFonts w:ascii="Times New Roman" w:hAnsi="Times New Roman"/>
                <w:sz w:val="20"/>
                <w:szCs w:val="28"/>
              </w:rPr>
              <w:t>Not Null</w:t>
            </w:r>
          </w:p>
        </w:tc>
        <w:tc>
          <w:tcPr>
            <w:tcW w:w="1872" w:type="dxa"/>
          </w:tcPr>
          <w:p w14:paraId="6ED796BB" w14:textId="77777777" w:rsidR="00D843C7" w:rsidRPr="00A3636C" w:rsidRDefault="00D843C7" w:rsidP="0042441C">
            <w:pPr>
              <w:spacing w:before="60" w:after="60"/>
              <w:jc w:val="center"/>
              <w:rPr>
                <w:rFonts w:ascii="Times New Roman" w:hAnsi="Times New Roman"/>
                <w:sz w:val="28"/>
                <w:szCs w:val="28"/>
              </w:rPr>
            </w:pPr>
            <w:r w:rsidRPr="00A3636C">
              <w:rPr>
                <w:rFonts w:ascii="Times New Roman" w:hAnsi="Times New Roman"/>
                <w:sz w:val="20"/>
                <w:szCs w:val="28"/>
              </w:rPr>
              <w:t>Target crop (e.g., Cassava, Maize, Yam, Tomato)</w:t>
            </w:r>
          </w:p>
        </w:tc>
      </w:tr>
      <w:tr w:rsidR="00D843C7" w:rsidRPr="00A3636C" w14:paraId="3F6522DA" w14:textId="77777777" w:rsidTr="0042441C">
        <w:trPr>
          <w:jc w:val="center"/>
        </w:trPr>
        <w:tc>
          <w:tcPr>
            <w:tcW w:w="1872" w:type="dxa"/>
          </w:tcPr>
          <w:p w14:paraId="2AAF26BD" w14:textId="77777777" w:rsidR="00D843C7" w:rsidRPr="00A3636C" w:rsidRDefault="00D843C7" w:rsidP="0042441C">
            <w:pPr>
              <w:spacing w:before="60" w:after="60"/>
              <w:jc w:val="center"/>
              <w:rPr>
                <w:rFonts w:ascii="Times New Roman" w:hAnsi="Times New Roman"/>
                <w:sz w:val="28"/>
                <w:szCs w:val="28"/>
              </w:rPr>
            </w:pPr>
            <w:r w:rsidRPr="00A3636C">
              <w:rPr>
                <w:rFonts w:ascii="Times New Roman" w:hAnsi="Times New Roman"/>
                <w:sz w:val="20"/>
                <w:szCs w:val="28"/>
              </w:rPr>
              <w:t>category</w:t>
            </w:r>
          </w:p>
        </w:tc>
        <w:tc>
          <w:tcPr>
            <w:tcW w:w="1872" w:type="dxa"/>
          </w:tcPr>
          <w:p w14:paraId="1C6DDAF5" w14:textId="77777777" w:rsidR="00D843C7" w:rsidRPr="00A3636C" w:rsidRDefault="00D843C7" w:rsidP="0042441C">
            <w:pPr>
              <w:spacing w:before="60" w:after="60"/>
              <w:jc w:val="center"/>
              <w:rPr>
                <w:rFonts w:ascii="Times New Roman" w:hAnsi="Times New Roman"/>
                <w:sz w:val="28"/>
                <w:szCs w:val="28"/>
              </w:rPr>
            </w:pPr>
            <w:r w:rsidRPr="00A3636C">
              <w:rPr>
                <w:rFonts w:ascii="Times New Roman" w:hAnsi="Times New Roman"/>
                <w:sz w:val="20"/>
                <w:szCs w:val="28"/>
              </w:rPr>
              <w:t>String</w:t>
            </w:r>
          </w:p>
        </w:tc>
        <w:tc>
          <w:tcPr>
            <w:tcW w:w="1872" w:type="dxa"/>
          </w:tcPr>
          <w:p w14:paraId="3D75A89E" w14:textId="77777777" w:rsidR="00D843C7" w:rsidRPr="00A3636C" w:rsidRDefault="00D843C7" w:rsidP="0042441C">
            <w:pPr>
              <w:spacing w:before="60" w:after="60"/>
              <w:jc w:val="center"/>
              <w:rPr>
                <w:rFonts w:ascii="Times New Roman" w:hAnsi="Times New Roman"/>
                <w:sz w:val="28"/>
                <w:szCs w:val="28"/>
              </w:rPr>
            </w:pPr>
            <w:r w:rsidRPr="00A3636C">
              <w:rPr>
                <w:rFonts w:ascii="Times New Roman" w:hAnsi="Times New Roman"/>
                <w:sz w:val="20"/>
                <w:szCs w:val="28"/>
              </w:rPr>
              <w:t>50</w:t>
            </w:r>
          </w:p>
        </w:tc>
        <w:tc>
          <w:tcPr>
            <w:tcW w:w="1872" w:type="dxa"/>
          </w:tcPr>
          <w:p w14:paraId="65D29767" w14:textId="77777777" w:rsidR="00D843C7" w:rsidRPr="00A3636C" w:rsidRDefault="00D843C7" w:rsidP="0042441C">
            <w:pPr>
              <w:spacing w:before="60" w:after="60"/>
              <w:jc w:val="center"/>
              <w:rPr>
                <w:rFonts w:ascii="Times New Roman" w:hAnsi="Times New Roman"/>
                <w:sz w:val="28"/>
                <w:szCs w:val="28"/>
              </w:rPr>
            </w:pPr>
            <w:r w:rsidRPr="00A3636C">
              <w:rPr>
                <w:rFonts w:ascii="Times New Roman" w:hAnsi="Times New Roman"/>
                <w:sz w:val="20"/>
                <w:szCs w:val="28"/>
              </w:rPr>
              <w:t>Not Null</w:t>
            </w:r>
          </w:p>
        </w:tc>
        <w:tc>
          <w:tcPr>
            <w:tcW w:w="1872" w:type="dxa"/>
          </w:tcPr>
          <w:p w14:paraId="5B073ABC" w14:textId="77777777" w:rsidR="00D843C7" w:rsidRPr="00A3636C" w:rsidRDefault="00D843C7" w:rsidP="0042441C">
            <w:pPr>
              <w:spacing w:before="60" w:after="60"/>
              <w:jc w:val="center"/>
              <w:rPr>
                <w:rFonts w:ascii="Times New Roman" w:hAnsi="Times New Roman"/>
                <w:sz w:val="28"/>
                <w:szCs w:val="28"/>
              </w:rPr>
            </w:pPr>
            <w:r w:rsidRPr="00A3636C">
              <w:rPr>
                <w:rFonts w:ascii="Times New Roman" w:hAnsi="Times New Roman"/>
                <w:sz w:val="20"/>
                <w:szCs w:val="28"/>
              </w:rPr>
              <w:t>Advisory category (e.g., Disease, Pest, Soil)</w:t>
            </w:r>
          </w:p>
        </w:tc>
      </w:tr>
      <w:tr w:rsidR="00D843C7" w:rsidRPr="00A3636C" w14:paraId="2F1AE97E" w14:textId="77777777" w:rsidTr="0042441C">
        <w:trPr>
          <w:jc w:val="center"/>
        </w:trPr>
        <w:tc>
          <w:tcPr>
            <w:tcW w:w="1872" w:type="dxa"/>
          </w:tcPr>
          <w:p w14:paraId="25F6D5E5" w14:textId="77777777" w:rsidR="00D843C7" w:rsidRPr="00A3636C" w:rsidRDefault="00D843C7" w:rsidP="0042441C">
            <w:pPr>
              <w:spacing w:before="60" w:after="60"/>
              <w:jc w:val="center"/>
              <w:rPr>
                <w:rFonts w:ascii="Times New Roman" w:hAnsi="Times New Roman"/>
                <w:sz w:val="28"/>
                <w:szCs w:val="28"/>
              </w:rPr>
            </w:pPr>
            <w:r w:rsidRPr="00A3636C">
              <w:rPr>
                <w:rFonts w:ascii="Times New Roman" w:hAnsi="Times New Roman"/>
                <w:sz w:val="20"/>
                <w:szCs w:val="28"/>
              </w:rPr>
              <w:t>content</w:t>
            </w:r>
          </w:p>
        </w:tc>
        <w:tc>
          <w:tcPr>
            <w:tcW w:w="1872" w:type="dxa"/>
          </w:tcPr>
          <w:p w14:paraId="09787DB9" w14:textId="77777777" w:rsidR="00D843C7" w:rsidRPr="00A3636C" w:rsidRDefault="00D843C7" w:rsidP="0042441C">
            <w:pPr>
              <w:spacing w:before="60" w:after="60"/>
              <w:jc w:val="center"/>
              <w:rPr>
                <w:rFonts w:ascii="Times New Roman" w:hAnsi="Times New Roman"/>
                <w:sz w:val="28"/>
                <w:szCs w:val="28"/>
              </w:rPr>
            </w:pPr>
            <w:r w:rsidRPr="00A3636C">
              <w:rPr>
                <w:rFonts w:ascii="Times New Roman" w:hAnsi="Times New Roman"/>
                <w:sz w:val="20"/>
                <w:szCs w:val="28"/>
              </w:rPr>
              <w:t>Text</w:t>
            </w:r>
          </w:p>
        </w:tc>
        <w:tc>
          <w:tcPr>
            <w:tcW w:w="1872" w:type="dxa"/>
          </w:tcPr>
          <w:p w14:paraId="6E7BD947" w14:textId="77777777" w:rsidR="00D843C7" w:rsidRPr="00A3636C" w:rsidRDefault="00D843C7" w:rsidP="0042441C">
            <w:pPr>
              <w:spacing w:before="60" w:after="60"/>
              <w:jc w:val="center"/>
              <w:rPr>
                <w:rFonts w:ascii="Times New Roman" w:hAnsi="Times New Roman"/>
                <w:sz w:val="28"/>
                <w:szCs w:val="28"/>
              </w:rPr>
            </w:pPr>
            <w:r w:rsidRPr="00A3636C">
              <w:rPr>
                <w:rFonts w:ascii="Times New Roman" w:hAnsi="Times New Roman"/>
                <w:sz w:val="20"/>
                <w:szCs w:val="28"/>
              </w:rPr>
              <w:t>Unbound</w:t>
            </w:r>
          </w:p>
        </w:tc>
        <w:tc>
          <w:tcPr>
            <w:tcW w:w="1872" w:type="dxa"/>
          </w:tcPr>
          <w:p w14:paraId="204B660A" w14:textId="77777777" w:rsidR="00D843C7" w:rsidRPr="00A3636C" w:rsidRDefault="00D843C7" w:rsidP="0042441C">
            <w:pPr>
              <w:spacing w:before="60" w:after="60"/>
              <w:jc w:val="center"/>
              <w:rPr>
                <w:rFonts w:ascii="Times New Roman" w:hAnsi="Times New Roman"/>
                <w:sz w:val="28"/>
                <w:szCs w:val="28"/>
              </w:rPr>
            </w:pPr>
            <w:r w:rsidRPr="00A3636C">
              <w:rPr>
                <w:rFonts w:ascii="Times New Roman" w:hAnsi="Times New Roman"/>
                <w:sz w:val="20"/>
                <w:szCs w:val="28"/>
              </w:rPr>
              <w:t>Not Null</w:t>
            </w:r>
          </w:p>
        </w:tc>
        <w:tc>
          <w:tcPr>
            <w:tcW w:w="1872" w:type="dxa"/>
          </w:tcPr>
          <w:p w14:paraId="0796612E" w14:textId="77777777" w:rsidR="00D843C7" w:rsidRPr="00A3636C" w:rsidRDefault="00D843C7" w:rsidP="0042441C">
            <w:pPr>
              <w:spacing w:before="60" w:after="60"/>
              <w:jc w:val="center"/>
              <w:rPr>
                <w:rFonts w:ascii="Times New Roman" w:hAnsi="Times New Roman"/>
                <w:sz w:val="28"/>
                <w:szCs w:val="28"/>
              </w:rPr>
            </w:pPr>
            <w:r w:rsidRPr="00A3636C">
              <w:rPr>
                <w:rFonts w:ascii="Times New Roman" w:hAnsi="Times New Roman"/>
                <w:sz w:val="20"/>
                <w:szCs w:val="28"/>
              </w:rPr>
              <w:t>Full textual body/chunk of extension manual</w:t>
            </w:r>
          </w:p>
        </w:tc>
      </w:tr>
      <w:tr w:rsidR="00D843C7" w:rsidRPr="00A3636C" w14:paraId="5F9043CA" w14:textId="77777777" w:rsidTr="0042441C">
        <w:trPr>
          <w:jc w:val="center"/>
        </w:trPr>
        <w:tc>
          <w:tcPr>
            <w:tcW w:w="1872" w:type="dxa"/>
          </w:tcPr>
          <w:p w14:paraId="367C6110" w14:textId="77777777" w:rsidR="00D843C7" w:rsidRPr="00A3636C" w:rsidRDefault="00D843C7" w:rsidP="0042441C">
            <w:pPr>
              <w:spacing w:before="60" w:after="60"/>
              <w:jc w:val="center"/>
              <w:rPr>
                <w:rFonts w:ascii="Times New Roman" w:hAnsi="Times New Roman"/>
                <w:sz w:val="28"/>
                <w:szCs w:val="28"/>
              </w:rPr>
            </w:pPr>
            <w:r w:rsidRPr="00A3636C">
              <w:rPr>
                <w:rFonts w:ascii="Times New Roman" w:hAnsi="Times New Roman"/>
                <w:sz w:val="20"/>
                <w:szCs w:val="28"/>
              </w:rPr>
              <w:t>keywords</w:t>
            </w:r>
          </w:p>
        </w:tc>
        <w:tc>
          <w:tcPr>
            <w:tcW w:w="1872" w:type="dxa"/>
          </w:tcPr>
          <w:p w14:paraId="5CA477EE" w14:textId="77777777" w:rsidR="00D843C7" w:rsidRPr="00A3636C" w:rsidRDefault="00D843C7" w:rsidP="0042441C">
            <w:pPr>
              <w:spacing w:before="60" w:after="60"/>
              <w:jc w:val="center"/>
              <w:rPr>
                <w:rFonts w:ascii="Times New Roman" w:hAnsi="Times New Roman"/>
                <w:sz w:val="28"/>
                <w:szCs w:val="28"/>
              </w:rPr>
            </w:pPr>
            <w:r w:rsidRPr="00A3636C">
              <w:rPr>
                <w:rFonts w:ascii="Times New Roman" w:hAnsi="Times New Roman"/>
                <w:sz w:val="20"/>
                <w:szCs w:val="28"/>
              </w:rPr>
              <w:t>String</w:t>
            </w:r>
          </w:p>
        </w:tc>
        <w:tc>
          <w:tcPr>
            <w:tcW w:w="1872" w:type="dxa"/>
          </w:tcPr>
          <w:p w14:paraId="2C99CC7D" w14:textId="77777777" w:rsidR="00D843C7" w:rsidRPr="00A3636C" w:rsidRDefault="00D843C7" w:rsidP="0042441C">
            <w:pPr>
              <w:spacing w:before="60" w:after="60"/>
              <w:jc w:val="center"/>
              <w:rPr>
                <w:rFonts w:ascii="Times New Roman" w:hAnsi="Times New Roman"/>
                <w:sz w:val="28"/>
                <w:szCs w:val="28"/>
              </w:rPr>
            </w:pPr>
            <w:r w:rsidRPr="00A3636C">
              <w:rPr>
                <w:rFonts w:ascii="Times New Roman" w:hAnsi="Times New Roman"/>
                <w:sz w:val="20"/>
                <w:szCs w:val="28"/>
              </w:rPr>
              <w:t>255</w:t>
            </w:r>
          </w:p>
        </w:tc>
        <w:tc>
          <w:tcPr>
            <w:tcW w:w="1872" w:type="dxa"/>
          </w:tcPr>
          <w:p w14:paraId="2346A7E3" w14:textId="77777777" w:rsidR="00D843C7" w:rsidRPr="00A3636C" w:rsidRDefault="00D843C7" w:rsidP="0042441C">
            <w:pPr>
              <w:spacing w:before="60" w:after="60"/>
              <w:jc w:val="center"/>
              <w:rPr>
                <w:rFonts w:ascii="Times New Roman" w:hAnsi="Times New Roman"/>
                <w:sz w:val="28"/>
                <w:szCs w:val="28"/>
              </w:rPr>
            </w:pPr>
            <w:r w:rsidRPr="00A3636C">
              <w:rPr>
                <w:rFonts w:ascii="Times New Roman" w:hAnsi="Times New Roman"/>
                <w:sz w:val="20"/>
                <w:szCs w:val="28"/>
              </w:rPr>
              <w:t>Optional</w:t>
            </w:r>
          </w:p>
        </w:tc>
        <w:tc>
          <w:tcPr>
            <w:tcW w:w="1872" w:type="dxa"/>
          </w:tcPr>
          <w:p w14:paraId="68A36616" w14:textId="77777777" w:rsidR="00D843C7" w:rsidRPr="00A3636C" w:rsidRDefault="00D843C7" w:rsidP="0042441C">
            <w:pPr>
              <w:spacing w:before="60" w:after="60"/>
              <w:jc w:val="center"/>
              <w:rPr>
                <w:rFonts w:ascii="Times New Roman" w:hAnsi="Times New Roman"/>
                <w:sz w:val="28"/>
                <w:szCs w:val="28"/>
              </w:rPr>
            </w:pPr>
            <w:r w:rsidRPr="00A3636C">
              <w:rPr>
                <w:rFonts w:ascii="Times New Roman" w:hAnsi="Times New Roman"/>
                <w:sz w:val="20"/>
                <w:szCs w:val="28"/>
              </w:rPr>
              <w:t>Comma-separated search keywords and synonyms</w:t>
            </w:r>
          </w:p>
        </w:tc>
      </w:tr>
    </w:tbl>
    <w:p w14:paraId="3C858881" w14:textId="77777777" w:rsidR="00D843C7" w:rsidRPr="00A3636C" w:rsidRDefault="00D843C7" w:rsidP="00D843C7">
      <w:pPr>
        <w:spacing w:after="120" w:line="360" w:lineRule="auto"/>
        <w:jc w:val="center"/>
        <w:rPr>
          <w:rFonts w:ascii="Times New Roman" w:hAnsi="Times New Roman"/>
          <w:sz w:val="28"/>
          <w:szCs w:val="28"/>
        </w:rPr>
      </w:pPr>
      <w:r w:rsidRPr="00A3636C">
        <w:rPr>
          <w:rFonts w:ascii="Times New Roman" w:hAnsi="Times New Roman"/>
          <w:b/>
          <w:sz w:val="24"/>
          <w:szCs w:val="28"/>
        </w:rPr>
        <w:t>Table 3.2</w:t>
      </w:r>
    </w:p>
    <w:p w14:paraId="69D29AD2" w14:textId="77777777" w:rsidR="00D843C7" w:rsidRPr="00A3636C" w:rsidRDefault="00D843C7" w:rsidP="00D843C7">
      <w:pPr>
        <w:spacing w:after="120" w:line="480" w:lineRule="auto"/>
        <w:jc w:val="both"/>
        <w:rPr>
          <w:rFonts w:ascii="Times New Roman" w:hAnsi="Times New Roman"/>
          <w:sz w:val="28"/>
          <w:szCs w:val="28"/>
        </w:rPr>
      </w:pPr>
      <w:r w:rsidRPr="00A3636C">
        <w:rPr>
          <w:rFonts w:ascii="Times New Roman" w:hAnsi="Times New Roman"/>
          <w:i/>
          <w:sz w:val="24"/>
          <w:szCs w:val="28"/>
        </w:rPr>
        <w:t>Multimodal Leaf Pathology Diagnostic Transaction Data Dictionary</w:t>
      </w:r>
    </w:p>
    <w:tbl>
      <w:tblPr>
        <w:tblW w:w="0" w:type="auto"/>
        <w:jc w:val="center"/>
        <w:tblBorders>
          <w:top w:val="single" w:sz="8" w:space="0" w:color="000000"/>
          <w:bottom w:val="single" w:sz="8" w:space="0" w:color="000000"/>
          <w:insideH w:val="single" w:sz="4" w:space="0" w:color="CCCCCC"/>
        </w:tblBorders>
        <w:tblLook w:val="04A0" w:firstRow="1" w:lastRow="0" w:firstColumn="1" w:lastColumn="0" w:noHBand="0" w:noVBand="1"/>
      </w:tblPr>
      <w:tblGrid>
        <w:gridCol w:w="1766"/>
        <w:gridCol w:w="1731"/>
        <w:gridCol w:w="1748"/>
        <w:gridCol w:w="1760"/>
        <w:gridCol w:w="1834"/>
      </w:tblGrid>
      <w:tr w:rsidR="00D843C7" w:rsidRPr="00A3636C" w14:paraId="48CF4852" w14:textId="77777777" w:rsidTr="0042441C">
        <w:trPr>
          <w:jc w:val="center"/>
        </w:trPr>
        <w:tc>
          <w:tcPr>
            <w:tcW w:w="1872" w:type="dxa"/>
          </w:tcPr>
          <w:p w14:paraId="4F8A61F3" w14:textId="77777777" w:rsidR="00D843C7" w:rsidRPr="00A3636C" w:rsidRDefault="00D843C7" w:rsidP="0042441C">
            <w:pPr>
              <w:jc w:val="center"/>
              <w:rPr>
                <w:rFonts w:ascii="Times New Roman" w:hAnsi="Times New Roman"/>
                <w:sz w:val="28"/>
                <w:szCs w:val="28"/>
              </w:rPr>
            </w:pPr>
            <w:r w:rsidRPr="00A3636C">
              <w:rPr>
                <w:rFonts w:ascii="Times New Roman" w:hAnsi="Times New Roman"/>
                <w:sz w:val="20"/>
                <w:szCs w:val="28"/>
              </w:rPr>
              <w:lastRenderedPageBreak/>
              <w:t>Field Name</w:t>
            </w:r>
          </w:p>
        </w:tc>
        <w:tc>
          <w:tcPr>
            <w:tcW w:w="1872" w:type="dxa"/>
          </w:tcPr>
          <w:p w14:paraId="0ADC8431" w14:textId="77777777" w:rsidR="00D843C7" w:rsidRPr="00A3636C" w:rsidRDefault="00D843C7" w:rsidP="0042441C">
            <w:pPr>
              <w:jc w:val="center"/>
              <w:rPr>
                <w:rFonts w:ascii="Times New Roman" w:hAnsi="Times New Roman"/>
                <w:sz w:val="28"/>
                <w:szCs w:val="28"/>
              </w:rPr>
            </w:pPr>
            <w:r w:rsidRPr="00A3636C">
              <w:rPr>
                <w:rFonts w:ascii="Times New Roman" w:hAnsi="Times New Roman"/>
                <w:sz w:val="20"/>
                <w:szCs w:val="28"/>
              </w:rPr>
              <w:t>Data Type</w:t>
            </w:r>
          </w:p>
        </w:tc>
        <w:tc>
          <w:tcPr>
            <w:tcW w:w="1872" w:type="dxa"/>
          </w:tcPr>
          <w:p w14:paraId="48C80845" w14:textId="77777777" w:rsidR="00D843C7" w:rsidRPr="00A3636C" w:rsidRDefault="00D843C7" w:rsidP="0042441C">
            <w:pPr>
              <w:jc w:val="center"/>
              <w:rPr>
                <w:rFonts w:ascii="Times New Roman" w:hAnsi="Times New Roman"/>
                <w:sz w:val="28"/>
                <w:szCs w:val="28"/>
              </w:rPr>
            </w:pPr>
            <w:r w:rsidRPr="00A3636C">
              <w:rPr>
                <w:rFonts w:ascii="Times New Roman" w:hAnsi="Times New Roman"/>
                <w:sz w:val="20"/>
                <w:szCs w:val="28"/>
              </w:rPr>
              <w:t>Length</w:t>
            </w:r>
          </w:p>
        </w:tc>
        <w:tc>
          <w:tcPr>
            <w:tcW w:w="1872" w:type="dxa"/>
          </w:tcPr>
          <w:p w14:paraId="3CF208F2" w14:textId="77777777" w:rsidR="00D843C7" w:rsidRPr="00A3636C" w:rsidRDefault="00D843C7" w:rsidP="0042441C">
            <w:pPr>
              <w:jc w:val="center"/>
              <w:rPr>
                <w:rFonts w:ascii="Times New Roman" w:hAnsi="Times New Roman"/>
                <w:sz w:val="28"/>
                <w:szCs w:val="28"/>
              </w:rPr>
            </w:pPr>
            <w:r w:rsidRPr="00A3636C">
              <w:rPr>
                <w:rFonts w:ascii="Times New Roman" w:hAnsi="Times New Roman"/>
                <w:sz w:val="20"/>
                <w:szCs w:val="28"/>
              </w:rPr>
              <w:t>Constraint</w:t>
            </w:r>
          </w:p>
        </w:tc>
        <w:tc>
          <w:tcPr>
            <w:tcW w:w="1872" w:type="dxa"/>
          </w:tcPr>
          <w:p w14:paraId="2C4E0980" w14:textId="77777777" w:rsidR="00D843C7" w:rsidRPr="00A3636C" w:rsidRDefault="00D843C7" w:rsidP="0042441C">
            <w:pPr>
              <w:jc w:val="center"/>
              <w:rPr>
                <w:rFonts w:ascii="Times New Roman" w:hAnsi="Times New Roman"/>
                <w:sz w:val="28"/>
                <w:szCs w:val="28"/>
              </w:rPr>
            </w:pPr>
            <w:r w:rsidRPr="00A3636C">
              <w:rPr>
                <w:rFonts w:ascii="Times New Roman" w:hAnsi="Times New Roman"/>
                <w:sz w:val="20"/>
                <w:szCs w:val="28"/>
              </w:rPr>
              <w:t>Description</w:t>
            </w:r>
          </w:p>
        </w:tc>
      </w:tr>
      <w:tr w:rsidR="00D843C7" w:rsidRPr="00A3636C" w14:paraId="02ACFB66" w14:textId="77777777" w:rsidTr="0042441C">
        <w:trPr>
          <w:jc w:val="center"/>
        </w:trPr>
        <w:tc>
          <w:tcPr>
            <w:tcW w:w="1872" w:type="dxa"/>
          </w:tcPr>
          <w:p w14:paraId="53163CF1" w14:textId="77777777" w:rsidR="00D843C7" w:rsidRPr="00A3636C" w:rsidRDefault="00D843C7" w:rsidP="0042441C">
            <w:pPr>
              <w:spacing w:before="60" w:after="60"/>
              <w:jc w:val="center"/>
              <w:rPr>
                <w:rFonts w:ascii="Times New Roman" w:hAnsi="Times New Roman"/>
                <w:sz w:val="28"/>
                <w:szCs w:val="28"/>
              </w:rPr>
            </w:pPr>
            <w:r w:rsidRPr="00A3636C">
              <w:rPr>
                <w:rFonts w:ascii="Times New Roman" w:hAnsi="Times New Roman"/>
                <w:sz w:val="20"/>
                <w:szCs w:val="28"/>
              </w:rPr>
              <w:t>image</w:t>
            </w:r>
          </w:p>
        </w:tc>
        <w:tc>
          <w:tcPr>
            <w:tcW w:w="1872" w:type="dxa"/>
          </w:tcPr>
          <w:p w14:paraId="172CCA83" w14:textId="77777777" w:rsidR="00D843C7" w:rsidRPr="00A3636C" w:rsidRDefault="00D843C7" w:rsidP="0042441C">
            <w:pPr>
              <w:spacing w:before="60" w:after="60"/>
              <w:jc w:val="center"/>
              <w:rPr>
                <w:rFonts w:ascii="Times New Roman" w:hAnsi="Times New Roman"/>
                <w:sz w:val="28"/>
                <w:szCs w:val="28"/>
              </w:rPr>
            </w:pPr>
            <w:r w:rsidRPr="00A3636C">
              <w:rPr>
                <w:rFonts w:ascii="Times New Roman" w:hAnsi="Times New Roman"/>
                <w:sz w:val="20"/>
                <w:szCs w:val="28"/>
              </w:rPr>
              <w:t>File / Base64</w:t>
            </w:r>
          </w:p>
        </w:tc>
        <w:tc>
          <w:tcPr>
            <w:tcW w:w="1872" w:type="dxa"/>
          </w:tcPr>
          <w:p w14:paraId="2C61B8B7" w14:textId="77777777" w:rsidR="00D843C7" w:rsidRPr="00A3636C" w:rsidRDefault="00D843C7" w:rsidP="0042441C">
            <w:pPr>
              <w:spacing w:before="60" w:after="60"/>
              <w:jc w:val="center"/>
              <w:rPr>
                <w:rFonts w:ascii="Times New Roman" w:hAnsi="Times New Roman"/>
                <w:sz w:val="28"/>
                <w:szCs w:val="28"/>
              </w:rPr>
            </w:pPr>
            <w:r w:rsidRPr="00A3636C">
              <w:rPr>
                <w:rFonts w:ascii="Times New Roman" w:hAnsi="Times New Roman"/>
                <w:sz w:val="20"/>
                <w:szCs w:val="28"/>
              </w:rPr>
              <w:t>Max 10MB</w:t>
            </w:r>
          </w:p>
        </w:tc>
        <w:tc>
          <w:tcPr>
            <w:tcW w:w="1872" w:type="dxa"/>
          </w:tcPr>
          <w:p w14:paraId="3BF81601" w14:textId="77777777" w:rsidR="00D843C7" w:rsidRPr="00A3636C" w:rsidRDefault="00D843C7" w:rsidP="0042441C">
            <w:pPr>
              <w:spacing w:before="60" w:after="60"/>
              <w:jc w:val="center"/>
              <w:rPr>
                <w:rFonts w:ascii="Times New Roman" w:hAnsi="Times New Roman"/>
                <w:sz w:val="28"/>
                <w:szCs w:val="28"/>
              </w:rPr>
            </w:pPr>
            <w:r w:rsidRPr="00A3636C">
              <w:rPr>
                <w:rFonts w:ascii="Times New Roman" w:hAnsi="Times New Roman"/>
                <w:sz w:val="20"/>
                <w:szCs w:val="28"/>
              </w:rPr>
              <w:t>Required</w:t>
            </w:r>
          </w:p>
        </w:tc>
        <w:tc>
          <w:tcPr>
            <w:tcW w:w="1872" w:type="dxa"/>
          </w:tcPr>
          <w:p w14:paraId="3770EFD1" w14:textId="77777777" w:rsidR="00D843C7" w:rsidRPr="00A3636C" w:rsidRDefault="00D843C7" w:rsidP="0042441C">
            <w:pPr>
              <w:spacing w:before="60" w:after="60"/>
              <w:jc w:val="center"/>
              <w:rPr>
                <w:rFonts w:ascii="Times New Roman" w:hAnsi="Times New Roman"/>
                <w:sz w:val="28"/>
                <w:szCs w:val="28"/>
              </w:rPr>
            </w:pPr>
            <w:r w:rsidRPr="00A3636C">
              <w:rPr>
                <w:rFonts w:ascii="Times New Roman" w:hAnsi="Times New Roman"/>
                <w:sz w:val="20"/>
                <w:szCs w:val="28"/>
              </w:rPr>
              <w:t>Uploaded crop leaf image file payload</w:t>
            </w:r>
          </w:p>
        </w:tc>
      </w:tr>
      <w:tr w:rsidR="00D843C7" w:rsidRPr="00A3636C" w14:paraId="5B6990AF" w14:textId="77777777" w:rsidTr="0042441C">
        <w:trPr>
          <w:jc w:val="center"/>
        </w:trPr>
        <w:tc>
          <w:tcPr>
            <w:tcW w:w="1872" w:type="dxa"/>
          </w:tcPr>
          <w:p w14:paraId="41351CB2" w14:textId="77777777" w:rsidR="00D843C7" w:rsidRPr="00A3636C" w:rsidRDefault="00D843C7" w:rsidP="0042441C">
            <w:pPr>
              <w:spacing w:before="60" w:after="60"/>
              <w:jc w:val="center"/>
              <w:rPr>
                <w:rFonts w:ascii="Times New Roman" w:hAnsi="Times New Roman"/>
                <w:sz w:val="28"/>
                <w:szCs w:val="28"/>
              </w:rPr>
            </w:pPr>
            <w:r w:rsidRPr="00A3636C">
              <w:rPr>
                <w:rFonts w:ascii="Times New Roman" w:hAnsi="Times New Roman"/>
                <w:sz w:val="20"/>
                <w:szCs w:val="28"/>
              </w:rPr>
              <w:t>disease</w:t>
            </w:r>
          </w:p>
        </w:tc>
        <w:tc>
          <w:tcPr>
            <w:tcW w:w="1872" w:type="dxa"/>
          </w:tcPr>
          <w:p w14:paraId="2D9AABB0" w14:textId="77777777" w:rsidR="00D843C7" w:rsidRPr="00A3636C" w:rsidRDefault="00D843C7" w:rsidP="0042441C">
            <w:pPr>
              <w:spacing w:before="60" w:after="60"/>
              <w:jc w:val="center"/>
              <w:rPr>
                <w:rFonts w:ascii="Times New Roman" w:hAnsi="Times New Roman"/>
                <w:sz w:val="28"/>
                <w:szCs w:val="28"/>
              </w:rPr>
            </w:pPr>
            <w:r w:rsidRPr="00A3636C">
              <w:rPr>
                <w:rFonts w:ascii="Times New Roman" w:hAnsi="Times New Roman"/>
                <w:sz w:val="20"/>
                <w:szCs w:val="28"/>
              </w:rPr>
              <w:t>String</w:t>
            </w:r>
          </w:p>
        </w:tc>
        <w:tc>
          <w:tcPr>
            <w:tcW w:w="1872" w:type="dxa"/>
          </w:tcPr>
          <w:p w14:paraId="21B9534F" w14:textId="77777777" w:rsidR="00D843C7" w:rsidRPr="00A3636C" w:rsidRDefault="00D843C7" w:rsidP="0042441C">
            <w:pPr>
              <w:spacing w:before="60" w:after="60"/>
              <w:jc w:val="center"/>
              <w:rPr>
                <w:rFonts w:ascii="Times New Roman" w:hAnsi="Times New Roman"/>
                <w:sz w:val="28"/>
                <w:szCs w:val="28"/>
              </w:rPr>
            </w:pPr>
            <w:r w:rsidRPr="00A3636C">
              <w:rPr>
                <w:rFonts w:ascii="Times New Roman" w:hAnsi="Times New Roman"/>
                <w:sz w:val="20"/>
                <w:szCs w:val="28"/>
              </w:rPr>
              <w:t>100</w:t>
            </w:r>
          </w:p>
        </w:tc>
        <w:tc>
          <w:tcPr>
            <w:tcW w:w="1872" w:type="dxa"/>
          </w:tcPr>
          <w:p w14:paraId="5DBDC567" w14:textId="77777777" w:rsidR="00D843C7" w:rsidRPr="00A3636C" w:rsidRDefault="00D843C7" w:rsidP="0042441C">
            <w:pPr>
              <w:spacing w:before="60" w:after="60"/>
              <w:jc w:val="center"/>
              <w:rPr>
                <w:rFonts w:ascii="Times New Roman" w:hAnsi="Times New Roman"/>
                <w:sz w:val="28"/>
                <w:szCs w:val="28"/>
              </w:rPr>
            </w:pPr>
            <w:r w:rsidRPr="00A3636C">
              <w:rPr>
                <w:rFonts w:ascii="Times New Roman" w:hAnsi="Times New Roman"/>
                <w:sz w:val="20"/>
                <w:szCs w:val="28"/>
              </w:rPr>
              <w:t>Output</w:t>
            </w:r>
          </w:p>
        </w:tc>
        <w:tc>
          <w:tcPr>
            <w:tcW w:w="1872" w:type="dxa"/>
          </w:tcPr>
          <w:p w14:paraId="544AFA1A" w14:textId="77777777" w:rsidR="00D843C7" w:rsidRPr="00A3636C" w:rsidRDefault="00D843C7" w:rsidP="0042441C">
            <w:pPr>
              <w:spacing w:before="60" w:after="60"/>
              <w:jc w:val="center"/>
              <w:rPr>
                <w:rFonts w:ascii="Times New Roman" w:hAnsi="Times New Roman"/>
                <w:sz w:val="28"/>
                <w:szCs w:val="28"/>
              </w:rPr>
            </w:pPr>
            <w:r w:rsidRPr="00A3636C">
              <w:rPr>
                <w:rFonts w:ascii="Times New Roman" w:hAnsi="Times New Roman"/>
                <w:sz w:val="20"/>
                <w:szCs w:val="28"/>
              </w:rPr>
              <w:t>Identified crop pathology name</w:t>
            </w:r>
          </w:p>
        </w:tc>
      </w:tr>
      <w:tr w:rsidR="00D843C7" w:rsidRPr="00A3636C" w14:paraId="1F07413C" w14:textId="77777777" w:rsidTr="0042441C">
        <w:trPr>
          <w:jc w:val="center"/>
        </w:trPr>
        <w:tc>
          <w:tcPr>
            <w:tcW w:w="1872" w:type="dxa"/>
          </w:tcPr>
          <w:p w14:paraId="7BE07039" w14:textId="77777777" w:rsidR="00D843C7" w:rsidRPr="00A3636C" w:rsidRDefault="00D843C7" w:rsidP="0042441C">
            <w:pPr>
              <w:spacing w:before="60" w:after="60"/>
              <w:jc w:val="center"/>
              <w:rPr>
                <w:rFonts w:ascii="Times New Roman" w:hAnsi="Times New Roman"/>
                <w:sz w:val="28"/>
                <w:szCs w:val="28"/>
              </w:rPr>
            </w:pPr>
            <w:r w:rsidRPr="00A3636C">
              <w:rPr>
                <w:rFonts w:ascii="Times New Roman" w:hAnsi="Times New Roman"/>
                <w:sz w:val="20"/>
                <w:szCs w:val="28"/>
              </w:rPr>
              <w:t>crop</w:t>
            </w:r>
          </w:p>
        </w:tc>
        <w:tc>
          <w:tcPr>
            <w:tcW w:w="1872" w:type="dxa"/>
          </w:tcPr>
          <w:p w14:paraId="6C3E3510" w14:textId="77777777" w:rsidR="00D843C7" w:rsidRPr="00A3636C" w:rsidRDefault="00D843C7" w:rsidP="0042441C">
            <w:pPr>
              <w:spacing w:before="60" w:after="60"/>
              <w:jc w:val="center"/>
              <w:rPr>
                <w:rFonts w:ascii="Times New Roman" w:hAnsi="Times New Roman"/>
                <w:sz w:val="28"/>
                <w:szCs w:val="28"/>
              </w:rPr>
            </w:pPr>
            <w:r w:rsidRPr="00A3636C">
              <w:rPr>
                <w:rFonts w:ascii="Times New Roman" w:hAnsi="Times New Roman"/>
                <w:sz w:val="20"/>
                <w:szCs w:val="28"/>
              </w:rPr>
              <w:t>String</w:t>
            </w:r>
          </w:p>
        </w:tc>
        <w:tc>
          <w:tcPr>
            <w:tcW w:w="1872" w:type="dxa"/>
          </w:tcPr>
          <w:p w14:paraId="2986987B" w14:textId="77777777" w:rsidR="00D843C7" w:rsidRPr="00A3636C" w:rsidRDefault="00D843C7" w:rsidP="0042441C">
            <w:pPr>
              <w:spacing w:before="60" w:after="60"/>
              <w:jc w:val="center"/>
              <w:rPr>
                <w:rFonts w:ascii="Times New Roman" w:hAnsi="Times New Roman"/>
                <w:sz w:val="28"/>
                <w:szCs w:val="28"/>
              </w:rPr>
            </w:pPr>
            <w:r w:rsidRPr="00A3636C">
              <w:rPr>
                <w:rFonts w:ascii="Times New Roman" w:hAnsi="Times New Roman"/>
                <w:sz w:val="20"/>
                <w:szCs w:val="28"/>
              </w:rPr>
              <w:t>50</w:t>
            </w:r>
          </w:p>
        </w:tc>
        <w:tc>
          <w:tcPr>
            <w:tcW w:w="1872" w:type="dxa"/>
          </w:tcPr>
          <w:p w14:paraId="2B946F4A" w14:textId="77777777" w:rsidR="00D843C7" w:rsidRPr="00A3636C" w:rsidRDefault="00D843C7" w:rsidP="0042441C">
            <w:pPr>
              <w:spacing w:before="60" w:after="60"/>
              <w:jc w:val="center"/>
              <w:rPr>
                <w:rFonts w:ascii="Times New Roman" w:hAnsi="Times New Roman"/>
                <w:sz w:val="28"/>
                <w:szCs w:val="28"/>
              </w:rPr>
            </w:pPr>
            <w:r w:rsidRPr="00A3636C">
              <w:rPr>
                <w:rFonts w:ascii="Times New Roman" w:hAnsi="Times New Roman"/>
                <w:sz w:val="20"/>
                <w:szCs w:val="28"/>
              </w:rPr>
              <w:t>Output</w:t>
            </w:r>
          </w:p>
        </w:tc>
        <w:tc>
          <w:tcPr>
            <w:tcW w:w="1872" w:type="dxa"/>
          </w:tcPr>
          <w:p w14:paraId="787E4418" w14:textId="77777777" w:rsidR="00D843C7" w:rsidRPr="00A3636C" w:rsidRDefault="00D843C7" w:rsidP="0042441C">
            <w:pPr>
              <w:spacing w:before="60" w:after="60"/>
              <w:jc w:val="center"/>
              <w:rPr>
                <w:rFonts w:ascii="Times New Roman" w:hAnsi="Times New Roman"/>
                <w:sz w:val="28"/>
                <w:szCs w:val="28"/>
              </w:rPr>
            </w:pPr>
            <w:r w:rsidRPr="00A3636C">
              <w:rPr>
                <w:rFonts w:ascii="Times New Roman" w:hAnsi="Times New Roman"/>
                <w:sz w:val="20"/>
                <w:szCs w:val="28"/>
              </w:rPr>
              <w:t>Detected crop species name</w:t>
            </w:r>
          </w:p>
        </w:tc>
      </w:tr>
      <w:tr w:rsidR="00D843C7" w:rsidRPr="00A3636C" w14:paraId="76FF1682" w14:textId="77777777" w:rsidTr="0042441C">
        <w:trPr>
          <w:jc w:val="center"/>
        </w:trPr>
        <w:tc>
          <w:tcPr>
            <w:tcW w:w="1872" w:type="dxa"/>
          </w:tcPr>
          <w:p w14:paraId="745E5FA7" w14:textId="77777777" w:rsidR="00D843C7" w:rsidRPr="00A3636C" w:rsidRDefault="00D843C7" w:rsidP="0042441C">
            <w:pPr>
              <w:spacing w:before="60" w:after="60"/>
              <w:jc w:val="center"/>
              <w:rPr>
                <w:rFonts w:ascii="Times New Roman" w:hAnsi="Times New Roman"/>
                <w:sz w:val="28"/>
                <w:szCs w:val="28"/>
              </w:rPr>
            </w:pPr>
            <w:r w:rsidRPr="00A3636C">
              <w:rPr>
                <w:rFonts w:ascii="Times New Roman" w:hAnsi="Times New Roman"/>
                <w:sz w:val="20"/>
                <w:szCs w:val="28"/>
              </w:rPr>
              <w:t>confidence</w:t>
            </w:r>
          </w:p>
        </w:tc>
        <w:tc>
          <w:tcPr>
            <w:tcW w:w="1872" w:type="dxa"/>
          </w:tcPr>
          <w:p w14:paraId="63888719" w14:textId="77777777" w:rsidR="00D843C7" w:rsidRPr="00A3636C" w:rsidRDefault="00D843C7" w:rsidP="0042441C">
            <w:pPr>
              <w:spacing w:before="60" w:after="60"/>
              <w:jc w:val="center"/>
              <w:rPr>
                <w:rFonts w:ascii="Times New Roman" w:hAnsi="Times New Roman"/>
                <w:sz w:val="28"/>
                <w:szCs w:val="28"/>
              </w:rPr>
            </w:pPr>
            <w:r w:rsidRPr="00A3636C">
              <w:rPr>
                <w:rFonts w:ascii="Times New Roman" w:hAnsi="Times New Roman"/>
                <w:sz w:val="20"/>
                <w:szCs w:val="28"/>
              </w:rPr>
              <w:t>Float</w:t>
            </w:r>
          </w:p>
        </w:tc>
        <w:tc>
          <w:tcPr>
            <w:tcW w:w="1872" w:type="dxa"/>
          </w:tcPr>
          <w:p w14:paraId="07B3A69F" w14:textId="77777777" w:rsidR="00D843C7" w:rsidRPr="00A3636C" w:rsidRDefault="00D843C7" w:rsidP="0042441C">
            <w:pPr>
              <w:spacing w:before="60" w:after="60"/>
              <w:jc w:val="center"/>
              <w:rPr>
                <w:rFonts w:ascii="Times New Roman" w:hAnsi="Times New Roman"/>
                <w:sz w:val="28"/>
                <w:szCs w:val="28"/>
              </w:rPr>
            </w:pPr>
            <w:r w:rsidRPr="00A3636C">
              <w:rPr>
                <w:rFonts w:ascii="Times New Roman" w:hAnsi="Times New Roman"/>
                <w:sz w:val="20"/>
                <w:szCs w:val="28"/>
              </w:rPr>
              <w:t>5,2</w:t>
            </w:r>
          </w:p>
        </w:tc>
        <w:tc>
          <w:tcPr>
            <w:tcW w:w="1872" w:type="dxa"/>
          </w:tcPr>
          <w:p w14:paraId="120BE1C1" w14:textId="77777777" w:rsidR="00D843C7" w:rsidRPr="00A3636C" w:rsidRDefault="00D843C7" w:rsidP="0042441C">
            <w:pPr>
              <w:spacing w:before="60" w:after="60"/>
              <w:jc w:val="center"/>
              <w:rPr>
                <w:rFonts w:ascii="Times New Roman" w:hAnsi="Times New Roman"/>
                <w:sz w:val="28"/>
                <w:szCs w:val="28"/>
              </w:rPr>
            </w:pPr>
            <w:r w:rsidRPr="00A3636C">
              <w:rPr>
                <w:rFonts w:ascii="Times New Roman" w:hAnsi="Times New Roman"/>
                <w:sz w:val="20"/>
                <w:szCs w:val="28"/>
              </w:rPr>
              <w:t>Output</w:t>
            </w:r>
          </w:p>
        </w:tc>
        <w:tc>
          <w:tcPr>
            <w:tcW w:w="1872" w:type="dxa"/>
          </w:tcPr>
          <w:p w14:paraId="6CE0613B" w14:textId="77777777" w:rsidR="00D843C7" w:rsidRPr="00A3636C" w:rsidRDefault="00D843C7" w:rsidP="0042441C">
            <w:pPr>
              <w:spacing w:before="60" w:after="60"/>
              <w:jc w:val="center"/>
              <w:rPr>
                <w:rFonts w:ascii="Times New Roman" w:hAnsi="Times New Roman"/>
                <w:sz w:val="28"/>
                <w:szCs w:val="28"/>
              </w:rPr>
            </w:pPr>
            <w:r w:rsidRPr="00A3636C">
              <w:rPr>
                <w:rFonts w:ascii="Times New Roman" w:hAnsi="Times New Roman"/>
                <w:sz w:val="20"/>
                <w:szCs w:val="28"/>
              </w:rPr>
              <w:t>Model diagnostic confidence percentage (0-100%)</w:t>
            </w:r>
          </w:p>
        </w:tc>
      </w:tr>
      <w:tr w:rsidR="00D843C7" w:rsidRPr="00A3636C" w14:paraId="1063EB2E" w14:textId="77777777" w:rsidTr="0042441C">
        <w:trPr>
          <w:jc w:val="center"/>
        </w:trPr>
        <w:tc>
          <w:tcPr>
            <w:tcW w:w="1872" w:type="dxa"/>
          </w:tcPr>
          <w:p w14:paraId="330F5FA8" w14:textId="77777777" w:rsidR="00D843C7" w:rsidRPr="00A3636C" w:rsidRDefault="00D843C7" w:rsidP="0042441C">
            <w:pPr>
              <w:spacing w:before="60" w:after="60"/>
              <w:jc w:val="center"/>
              <w:rPr>
                <w:rFonts w:ascii="Times New Roman" w:hAnsi="Times New Roman"/>
                <w:sz w:val="28"/>
                <w:szCs w:val="28"/>
              </w:rPr>
            </w:pPr>
            <w:r w:rsidRPr="00A3636C">
              <w:rPr>
                <w:rFonts w:ascii="Times New Roman" w:hAnsi="Times New Roman"/>
                <w:sz w:val="20"/>
                <w:szCs w:val="28"/>
              </w:rPr>
              <w:t>symptoms</w:t>
            </w:r>
          </w:p>
        </w:tc>
        <w:tc>
          <w:tcPr>
            <w:tcW w:w="1872" w:type="dxa"/>
          </w:tcPr>
          <w:p w14:paraId="6FD56F31" w14:textId="77777777" w:rsidR="00D843C7" w:rsidRPr="00A3636C" w:rsidRDefault="00D843C7" w:rsidP="0042441C">
            <w:pPr>
              <w:spacing w:before="60" w:after="60"/>
              <w:jc w:val="center"/>
              <w:rPr>
                <w:rFonts w:ascii="Times New Roman" w:hAnsi="Times New Roman"/>
                <w:sz w:val="28"/>
                <w:szCs w:val="28"/>
              </w:rPr>
            </w:pPr>
            <w:r w:rsidRPr="00A3636C">
              <w:rPr>
                <w:rFonts w:ascii="Times New Roman" w:hAnsi="Times New Roman"/>
                <w:sz w:val="20"/>
                <w:szCs w:val="28"/>
              </w:rPr>
              <w:t>Array (String)</w:t>
            </w:r>
          </w:p>
        </w:tc>
        <w:tc>
          <w:tcPr>
            <w:tcW w:w="1872" w:type="dxa"/>
          </w:tcPr>
          <w:p w14:paraId="6A17AFB9" w14:textId="77777777" w:rsidR="00D843C7" w:rsidRPr="00A3636C" w:rsidRDefault="00D843C7" w:rsidP="0042441C">
            <w:pPr>
              <w:spacing w:before="60" w:after="60"/>
              <w:jc w:val="center"/>
              <w:rPr>
                <w:rFonts w:ascii="Times New Roman" w:hAnsi="Times New Roman"/>
                <w:sz w:val="28"/>
                <w:szCs w:val="28"/>
              </w:rPr>
            </w:pPr>
            <w:r w:rsidRPr="00A3636C">
              <w:rPr>
                <w:rFonts w:ascii="Times New Roman" w:hAnsi="Times New Roman"/>
                <w:sz w:val="20"/>
                <w:szCs w:val="28"/>
              </w:rPr>
              <w:t>Unbound</w:t>
            </w:r>
          </w:p>
        </w:tc>
        <w:tc>
          <w:tcPr>
            <w:tcW w:w="1872" w:type="dxa"/>
          </w:tcPr>
          <w:p w14:paraId="29BD2F0A" w14:textId="77777777" w:rsidR="00D843C7" w:rsidRPr="00A3636C" w:rsidRDefault="00D843C7" w:rsidP="0042441C">
            <w:pPr>
              <w:spacing w:before="60" w:after="60"/>
              <w:jc w:val="center"/>
              <w:rPr>
                <w:rFonts w:ascii="Times New Roman" w:hAnsi="Times New Roman"/>
                <w:sz w:val="28"/>
                <w:szCs w:val="28"/>
              </w:rPr>
            </w:pPr>
            <w:r w:rsidRPr="00A3636C">
              <w:rPr>
                <w:rFonts w:ascii="Times New Roman" w:hAnsi="Times New Roman"/>
                <w:sz w:val="20"/>
                <w:szCs w:val="28"/>
              </w:rPr>
              <w:t>Output</w:t>
            </w:r>
          </w:p>
        </w:tc>
        <w:tc>
          <w:tcPr>
            <w:tcW w:w="1872" w:type="dxa"/>
          </w:tcPr>
          <w:p w14:paraId="59C25C83" w14:textId="77777777" w:rsidR="00D843C7" w:rsidRPr="00A3636C" w:rsidRDefault="00D843C7" w:rsidP="0042441C">
            <w:pPr>
              <w:spacing w:before="60" w:after="60"/>
              <w:jc w:val="center"/>
              <w:rPr>
                <w:rFonts w:ascii="Times New Roman" w:hAnsi="Times New Roman"/>
                <w:sz w:val="28"/>
                <w:szCs w:val="28"/>
              </w:rPr>
            </w:pPr>
            <w:r w:rsidRPr="00A3636C">
              <w:rPr>
                <w:rFonts w:ascii="Times New Roman" w:hAnsi="Times New Roman"/>
                <w:sz w:val="20"/>
                <w:szCs w:val="28"/>
              </w:rPr>
              <w:t>List of observed visual disease symptoms</w:t>
            </w:r>
          </w:p>
        </w:tc>
      </w:tr>
      <w:tr w:rsidR="00D843C7" w:rsidRPr="00A3636C" w14:paraId="5FD189B6" w14:textId="77777777" w:rsidTr="0042441C">
        <w:trPr>
          <w:jc w:val="center"/>
        </w:trPr>
        <w:tc>
          <w:tcPr>
            <w:tcW w:w="1872" w:type="dxa"/>
          </w:tcPr>
          <w:p w14:paraId="6441F22A" w14:textId="77777777" w:rsidR="00D843C7" w:rsidRPr="00A3636C" w:rsidRDefault="00D843C7" w:rsidP="0042441C">
            <w:pPr>
              <w:spacing w:before="60" w:after="60"/>
              <w:jc w:val="center"/>
              <w:rPr>
                <w:rFonts w:ascii="Times New Roman" w:hAnsi="Times New Roman"/>
                <w:sz w:val="28"/>
                <w:szCs w:val="28"/>
              </w:rPr>
            </w:pPr>
            <w:r w:rsidRPr="00A3636C">
              <w:rPr>
                <w:rFonts w:ascii="Times New Roman" w:hAnsi="Times New Roman"/>
                <w:sz w:val="20"/>
                <w:szCs w:val="28"/>
              </w:rPr>
              <w:t>treatment</w:t>
            </w:r>
          </w:p>
        </w:tc>
        <w:tc>
          <w:tcPr>
            <w:tcW w:w="1872" w:type="dxa"/>
          </w:tcPr>
          <w:p w14:paraId="50F426C6" w14:textId="77777777" w:rsidR="00D843C7" w:rsidRPr="00A3636C" w:rsidRDefault="00D843C7" w:rsidP="0042441C">
            <w:pPr>
              <w:spacing w:before="60" w:after="60"/>
              <w:jc w:val="center"/>
              <w:rPr>
                <w:rFonts w:ascii="Times New Roman" w:hAnsi="Times New Roman"/>
                <w:sz w:val="28"/>
                <w:szCs w:val="28"/>
              </w:rPr>
            </w:pPr>
            <w:r w:rsidRPr="00A3636C">
              <w:rPr>
                <w:rFonts w:ascii="Times New Roman" w:hAnsi="Times New Roman"/>
                <w:sz w:val="20"/>
                <w:szCs w:val="28"/>
              </w:rPr>
              <w:t>Array (String)</w:t>
            </w:r>
          </w:p>
        </w:tc>
        <w:tc>
          <w:tcPr>
            <w:tcW w:w="1872" w:type="dxa"/>
          </w:tcPr>
          <w:p w14:paraId="41805AE3" w14:textId="77777777" w:rsidR="00D843C7" w:rsidRPr="00A3636C" w:rsidRDefault="00D843C7" w:rsidP="0042441C">
            <w:pPr>
              <w:spacing w:before="60" w:after="60"/>
              <w:jc w:val="center"/>
              <w:rPr>
                <w:rFonts w:ascii="Times New Roman" w:hAnsi="Times New Roman"/>
                <w:sz w:val="28"/>
                <w:szCs w:val="28"/>
              </w:rPr>
            </w:pPr>
            <w:r w:rsidRPr="00A3636C">
              <w:rPr>
                <w:rFonts w:ascii="Times New Roman" w:hAnsi="Times New Roman"/>
                <w:sz w:val="20"/>
                <w:szCs w:val="28"/>
              </w:rPr>
              <w:t>Unbound</w:t>
            </w:r>
          </w:p>
        </w:tc>
        <w:tc>
          <w:tcPr>
            <w:tcW w:w="1872" w:type="dxa"/>
          </w:tcPr>
          <w:p w14:paraId="742B91F3" w14:textId="77777777" w:rsidR="00D843C7" w:rsidRPr="00A3636C" w:rsidRDefault="00D843C7" w:rsidP="0042441C">
            <w:pPr>
              <w:spacing w:before="60" w:after="60"/>
              <w:jc w:val="center"/>
              <w:rPr>
                <w:rFonts w:ascii="Times New Roman" w:hAnsi="Times New Roman"/>
                <w:sz w:val="28"/>
                <w:szCs w:val="28"/>
              </w:rPr>
            </w:pPr>
            <w:r w:rsidRPr="00A3636C">
              <w:rPr>
                <w:rFonts w:ascii="Times New Roman" w:hAnsi="Times New Roman"/>
                <w:sz w:val="20"/>
                <w:szCs w:val="28"/>
              </w:rPr>
              <w:t>Output</w:t>
            </w:r>
          </w:p>
        </w:tc>
        <w:tc>
          <w:tcPr>
            <w:tcW w:w="1872" w:type="dxa"/>
          </w:tcPr>
          <w:p w14:paraId="468B0F2A" w14:textId="77777777" w:rsidR="00D843C7" w:rsidRPr="00A3636C" w:rsidRDefault="00D843C7" w:rsidP="0042441C">
            <w:pPr>
              <w:spacing w:before="60" w:after="60"/>
              <w:jc w:val="center"/>
              <w:rPr>
                <w:rFonts w:ascii="Times New Roman" w:hAnsi="Times New Roman"/>
                <w:sz w:val="28"/>
                <w:szCs w:val="28"/>
              </w:rPr>
            </w:pPr>
            <w:r w:rsidRPr="00A3636C">
              <w:rPr>
                <w:rFonts w:ascii="Times New Roman" w:hAnsi="Times New Roman"/>
                <w:sz w:val="20"/>
                <w:szCs w:val="28"/>
              </w:rPr>
              <w:t>Step-by-step organic/chemical treatment advice</w:t>
            </w:r>
          </w:p>
        </w:tc>
      </w:tr>
    </w:tbl>
    <w:p w14:paraId="049CE197" w14:textId="77777777" w:rsidR="00D843C7" w:rsidRPr="00A3636C" w:rsidRDefault="00D843C7" w:rsidP="00D843C7">
      <w:pPr>
        <w:spacing w:after="120" w:line="360" w:lineRule="auto"/>
        <w:jc w:val="center"/>
        <w:rPr>
          <w:rFonts w:ascii="Times New Roman" w:hAnsi="Times New Roman"/>
          <w:sz w:val="28"/>
          <w:szCs w:val="28"/>
        </w:rPr>
      </w:pPr>
      <w:r w:rsidRPr="00A3636C">
        <w:rPr>
          <w:rFonts w:ascii="Times New Roman" w:hAnsi="Times New Roman"/>
          <w:b/>
          <w:sz w:val="24"/>
          <w:szCs w:val="28"/>
        </w:rPr>
        <w:t>Table 3.3</w:t>
      </w:r>
    </w:p>
    <w:p w14:paraId="11870280" w14:textId="77777777" w:rsidR="00D843C7" w:rsidRPr="00A3636C" w:rsidRDefault="00D843C7" w:rsidP="00D843C7">
      <w:pPr>
        <w:spacing w:after="120" w:line="480" w:lineRule="auto"/>
        <w:jc w:val="both"/>
        <w:rPr>
          <w:rFonts w:ascii="Times New Roman" w:hAnsi="Times New Roman"/>
          <w:sz w:val="28"/>
          <w:szCs w:val="28"/>
        </w:rPr>
      </w:pPr>
      <w:r w:rsidRPr="00A3636C">
        <w:rPr>
          <w:rFonts w:ascii="Times New Roman" w:hAnsi="Times New Roman"/>
          <w:i/>
          <w:sz w:val="24"/>
          <w:szCs w:val="28"/>
        </w:rPr>
        <w:t>Multilingual Query RAG Pipeline Transaction Data Dictionary</w:t>
      </w:r>
    </w:p>
    <w:tbl>
      <w:tblPr>
        <w:tblW w:w="0" w:type="auto"/>
        <w:jc w:val="center"/>
        <w:tblBorders>
          <w:top w:val="single" w:sz="8" w:space="0" w:color="000000"/>
          <w:bottom w:val="single" w:sz="8" w:space="0" w:color="000000"/>
          <w:insideH w:val="single" w:sz="4" w:space="0" w:color="CCCCCC"/>
        </w:tblBorders>
        <w:tblLook w:val="04A0" w:firstRow="1" w:lastRow="0" w:firstColumn="1" w:lastColumn="0" w:noHBand="0" w:noVBand="1"/>
      </w:tblPr>
      <w:tblGrid>
        <w:gridCol w:w="1829"/>
        <w:gridCol w:w="1718"/>
        <w:gridCol w:w="1730"/>
        <w:gridCol w:w="1744"/>
        <w:gridCol w:w="1818"/>
      </w:tblGrid>
      <w:tr w:rsidR="00D843C7" w:rsidRPr="00A3636C" w14:paraId="2B380AE9" w14:textId="77777777" w:rsidTr="0042441C">
        <w:trPr>
          <w:jc w:val="center"/>
        </w:trPr>
        <w:tc>
          <w:tcPr>
            <w:tcW w:w="1872" w:type="dxa"/>
          </w:tcPr>
          <w:p w14:paraId="03779529" w14:textId="77777777" w:rsidR="00D843C7" w:rsidRPr="00A3636C" w:rsidRDefault="00D843C7" w:rsidP="0042441C">
            <w:pPr>
              <w:jc w:val="center"/>
              <w:rPr>
                <w:rFonts w:ascii="Times New Roman" w:hAnsi="Times New Roman"/>
                <w:sz w:val="28"/>
                <w:szCs w:val="28"/>
              </w:rPr>
            </w:pPr>
            <w:r w:rsidRPr="00A3636C">
              <w:rPr>
                <w:rFonts w:ascii="Times New Roman" w:hAnsi="Times New Roman"/>
                <w:sz w:val="20"/>
                <w:szCs w:val="28"/>
              </w:rPr>
              <w:t>Field Name</w:t>
            </w:r>
          </w:p>
        </w:tc>
        <w:tc>
          <w:tcPr>
            <w:tcW w:w="1872" w:type="dxa"/>
          </w:tcPr>
          <w:p w14:paraId="1DA20343" w14:textId="77777777" w:rsidR="00D843C7" w:rsidRPr="00A3636C" w:rsidRDefault="00D843C7" w:rsidP="0042441C">
            <w:pPr>
              <w:jc w:val="center"/>
              <w:rPr>
                <w:rFonts w:ascii="Times New Roman" w:hAnsi="Times New Roman"/>
                <w:sz w:val="28"/>
                <w:szCs w:val="28"/>
              </w:rPr>
            </w:pPr>
            <w:r w:rsidRPr="00A3636C">
              <w:rPr>
                <w:rFonts w:ascii="Times New Roman" w:hAnsi="Times New Roman"/>
                <w:sz w:val="20"/>
                <w:szCs w:val="28"/>
              </w:rPr>
              <w:t>Data Type</w:t>
            </w:r>
          </w:p>
        </w:tc>
        <w:tc>
          <w:tcPr>
            <w:tcW w:w="1872" w:type="dxa"/>
          </w:tcPr>
          <w:p w14:paraId="6B63F21C" w14:textId="77777777" w:rsidR="00D843C7" w:rsidRPr="00A3636C" w:rsidRDefault="00D843C7" w:rsidP="0042441C">
            <w:pPr>
              <w:jc w:val="center"/>
              <w:rPr>
                <w:rFonts w:ascii="Times New Roman" w:hAnsi="Times New Roman"/>
                <w:sz w:val="28"/>
                <w:szCs w:val="28"/>
              </w:rPr>
            </w:pPr>
            <w:r w:rsidRPr="00A3636C">
              <w:rPr>
                <w:rFonts w:ascii="Times New Roman" w:hAnsi="Times New Roman"/>
                <w:sz w:val="20"/>
                <w:szCs w:val="28"/>
              </w:rPr>
              <w:t>Length</w:t>
            </w:r>
          </w:p>
        </w:tc>
        <w:tc>
          <w:tcPr>
            <w:tcW w:w="1872" w:type="dxa"/>
          </w:tcPr>
          <w:p w14:paraId="744C1507" w14:textId="77777777" w:rsidR="00D843C7" w:rsidRPr="00A3636C" w:rsidRDefault="00D843C7" w:rsidP="0042441C">
            <w:pPr>
              <w:jc w:val="center"/>
              <w:rPr>
                <w:rFonts w:ascii="Times New Roman" w:hAnsi="Times New Roman"/>
                <w:sz w:val="28"/>
                <w:szCs w:val="28"/>
              </w:rPr>
            </w:pPr>
            <w:r w:rsidRPr="00A3636C">
              <w:rPr>
                <w:rFonts w:ascii="Times New Roman" w:hAnsi="Times New Roman"/>
                <w:sz w:val="20"/>
                <w:szCs w:val="28"/>
              </w:rPr>
              <w:t>Constraint</w:t>
            </w:r>
          </w:p>
        </w:tc>
        <w:tc>
          <w:tcPr>
            <w:tcW w:w="1872" w:type="dxa"/>
          </w:tcPr>
          <w:p w14:paraId="25CFAD4C" w14:textId="77777777" w:rsidR="00D843C7" w:rsidRPr="00A3636C" w:rsidRDefault="00D843C7" w:rsidP="0042441C">
            <w:pPr>
              <w:jc w:val="center"/>
              <w:rPr>
                <w:rFonts w:ascii="Times New Roman" w:hAnsi="Times New Roman"/>
                <w:sz w:val="28"/>
                <w:szCs w:val="28"/>
              </w:rPr>
            </w:pPr>
            <w:r w:rsidRPr="00A3636C">
              <w:rPr>
                <w:rFonts w:ascii="Times New Roman" w:hAnsi="Times New Roman"/>
                <w:sz w:val="20"/>
                <w:szCs w:val="28"/>
              </w:rPr>
              <w:t>Description</w:t>
            </w:r>
          </w:p>
        </w:tc>
      </w:tr>
      <w:tr w:rsidR="00D843C7" w:rsidRPr="00A3636C" w14:paraId="39CE11B1" w14:textId="77777777" w:rsidTr="0042441C">
        <w:trPr>
          <w:jc w:val="center"/>
        </w:trPr>
        <w:tc>
          <w:tcPr>
            <w:tcW w:w="1872" w:type="dxa"/>
          </w:tcPr>
          <w:p w14:paraId="20075F5E" w14:textId="77777777" w:rsidR="00D843C7" w:rsidRPr="00A3636C" w:rsidRDefault="00D843C7" w:rsidP="0042441C">
            <w:pPr>
              <w:spacing w:before="60" w:after="60"/>
              <w:jc w:val="center"/>
              <w:rPr>
                <w:rFonts w:ascii="Times New Roman" w:hAnsi="Times New Roman"/>
                <w:sz w:val="28"/>
                <w:szCs w:val="28"/>
              </w:rPr>
            </w:pPr>
            <w:r w:rsidRPr="00A3636C">
              <w:rPr>
                <w:rFonts w:ascii="Times New Roman" w:hAnsi="Times New Roman"/>
                <w:sz w:val="20"/>
                <w:szCs w:val="28"/>
              </w:rPr>
              <w:t>query</w:t>
            </w:r>
          </w:p>
        </w:tc>
        <w:tc>
          <w:tcPr>
            <w:tcW w:w="1872" w:type="dxa"/>
          </w:tcPr>
          <w:p w14:paraId="55E26101" w14:textId="77777777" w:rsidR="00D843C7" w:rsidRPr="00A3636C" w:rsidRDefault="00D843C7" w:rsidP="0042441C">
            <w:pPr>
              <w:spacing w:before="60" w:after="60"/>
              <w:jc w:val="center"/>
              <w:rPr>
                <w:rFonts w:ascii="Times New Roman" w:hAnsi="Times New Roman"/>
                <w:sz w:val="28"/>
                <w:szCs w:val="28"/>
              </w:rPr>
            </w:pPr>
            <w:r w:rsidRPr="00A3636C">
              <w:rPr>
                <w:rFonts w:ascii="Times New Roman" w:hAnsi="Times New Roman"/>
                <w:sz w:val="20"/>
                <w:szCs w:val="28"/>
              </w:rPr>
              <w:t>String</w:t>
            </w:r>
          </w:p>
        </w:tc>
        <w:tc>
          <w:tcPr>
            <w:tcW w:w="1872" w:type="dxa"/>
          </w:tcPr>
          <w:p w14:paraId="68B0449E" w14:textId="77777777" w:rsidR="00D843C7" w:rsidRPr="00A3636C" w:rsidRDefault="00D843C7" w:rsidP="0042441C">
            <w:pPr>
              <w:spacing w:before="60" w:after="60"/>
              <w:jc w:val="center"/>
              <w:rPr>
                <w:rFonts w:ascii="Times New Roman" w:hAnsi="Times New Roman"/>
                <w:sz w:val="28"/>
                <w:szCs w:val="28"/>
              </w:rPr>
            </w:pPr>
            <w:r w:rsidRPr="00A3636C">
              <w:rPr>
                <w:rFonts w:ascii="Times New Roman" w:hAnsi="Times New Roman"/>
                <w:sz w:val="20"/>
                <w:szCs w:val="28"/>
              </w:rPr>
              <w:t>500</w:t>
            </w:r>
          </w:p>
        </w:tc>
        <w:tc>
          <w:tcPr>
            <w:tcW w:w="1872" w:type="dxa"/>
          </w:tcPr>
          <w:p w14:paraId="4D4558C2" w14:textId="77777777" w:rsidR="00D843C7" w:rsidRPr="00A3636C" w:rsidRDefault="00D843C7" w:rsidP="0042441C">
            <w:pPr>
              <w:spacing w:before="60" w:after="60"/>
              <w:jc w:val="center"/>
              <w:rPr>
                <w:rFonts w:ascii="Times New Roman" w:hAnsi="Times New Roman"/>
                <w:sz w:val="28"/>
                <w:szCs w:val="28"/>
              </w:rPr>
            </w:pPr>
            <w:r w:rsidRPr="00A3636C">
              <w:rPr>
                <w:rFonts w:ascii="Times New Roman" w:hAnsi="Times New Roman"/>
                <w:sz w:val="20"/>
                <w:szCs w:val="28"/>
              </w:rPr>
              <w:t>Required</w:t>
            </w:r>
          </w:p>
        </w:tc>
        <w:tc>
          <w:tcPr>
            <w:tcW w:w="1872" w:type="dxa"/>
          </w:tcPr>
          <w:p w14:paraId="786AF1E0" w14:textId="77777777" w:rsidR="00D843C7" w:rsidRPr="00A3636C" w:rsidRDefault="00D843C7" w:rsidP="0042441C">
            <w:pPr>
              <w:spacing w:before="60" w:after="60"/>
              <w:jc w:val="center"/>
              <w:rPr>
                <w:rFonts w:ascii="Times New Roman" w:hAnsi="Times New Roman"/>
                <w:sz w:val="28"/>
                <w:szCs w:val="28"/>
              </w:rPr>
            </w:pPr>
            <w:r w:rsidRPr="00A3636C">
              <w:rPr>
                <w:rFonts w:ascii="Times New Roman" w:hAnsi="Times New Roman"/>
                <w:sz w:val="20"/>
                <w:szCs w:val="28"/>
              </w:rPr>
              <w:t>Farmer query text in source language/dialect</w:t>
            </w:r>
          </w:p>
        </w:tc>
      </w:tr>
      <w:tr w:rsidR="00D843C7" w:rsidRPr="00A3636C" w14:paraId="3697E556" w14:textId="77777777" w:rsidTr="0042441C">
        <w:trPr>
          <w:jc w:val="center"/>
        </w:trPr>
        <w:tc>
          <w:tcPr>
            <w:tcW w:w="1872" w:type="dxa"/>
          </w:tcPr>
          <w:p w14:paraId="31897BC2" w14:textId="77777777" w:rsidR="00D843C7" w:rsidRPr="00A3636C" w:rsidRDefault="00D843C7" w:rsidP="0042441C">
            <w:pPr>
              <w:spacing w:before="60" w:after="60"/>
              <w:jc w:val="center"/>
              <w:rPr>
                <w:rFonts w:ascii="Times New Roman" w:hAnsi="Times New Roman"/>
                <w:sz w:val="28"/>
                <w:szCs w:val="28"/>
              </w:rPr>
            </w:pPr>
            <w:r w:rsidRPr="00A3636C">
              <w:rPr>
                <w:rFonts w:ascii="Times New Roman" w:hAnsi="Times New Roman"/>
                <w:sz w:val="20"/>
                <w:szCs w:val="28"/>
              </w:rPr>
              <w:t>language</w:t>
            </w:r>
          </w:p>
        </w:tc>
        <w:tc>
          <w:tcPr>
            <w:tcW w:w="1872" w:type="dxa"/>
          </w:tcPr>
          <w:p w14:paraId="025D8DC2" w14:textId="77777777" w:rsidR="00D843C7" w:rsidRPr="00A3636C" w:rsidRDefault="00D843C7" w:rsidP="0042441C">
            <w:pPr>
              <w:spacing w:before="60" w:after="60"/>
              <w:jc w:val="center"/>
              <w:rPr>
                <w:rFonts w:ascii="Times New Roman" w:hAnsi="Times New Roman"/>
                <w:sz w:val="28"/>
                <w:szCs w:val="28"/>
              </w:rPr>
            </w:pPr>
            <w:r w:rsidRPr="00A3636C">
              <w:rPr>
                <w:rFonts w:ascii="Times New Roman" w:hAnsi="Times New Roman"/>
                <w:sz w:val="20"/>
                <w:szCs w:val="28"/>
              </w:rPr>
              <w:t>String</w:t>
            </w:r>
          </w:p>
        </w:tc>
        <w:tc>
          <w:tcPr>
            <w:tcW w:w="1872" w:type="dxa"/>
          </w:tcPr>
          <w:p w14:paraId="5A13FB81" w14:textId="77777777" w:rsidR="00D843C7" w:rsidRPr="00A3636C" w:rsidRDefault="00D843C7" w:rsidP="0042441C">
            <w:pPr>
              <w:spacing w:before="60" w:after="60"/>
              <w:jc w:val="center"/>
              <w:rPr>
                <w:rFonts w:ascii="Times New Roman" w:hAnsi="Times New Roman"/>
                <w:sz w:val="28"/>
                <w:szCs w:val="28"/>
              </w:rPr>
            </w:pPr>
            <w:r w:rsidRPr="00A3636C">
              <w:rPr>
                <w:rFonts w:ascii="Times New Roman" w:hAnsi="Times New Roman"/>
                <w:sz w:val="20"/>
                <w:szCs w:val="28"/>
              </w:rPr>
              <w:t>30</w:t>
            </w:r>
          </w:p>
        </w:tc>
        <w:tc>
          <w:tcPr>
            <w:tcW w:w="1872" w:type="dxa"/>
          </w:tcPr>
          <w:p w14:paraId="4BA46E43" w14:textId="77777777" w:rsidR="00D843C7" w:rsidRPr="00A3636C" w:rsidRDefault="00D843C7" w:rsidP="0042441C">
            <w:pPr>
              <w:spacing w:before="60" w:after="60"/>
              <w:jc w:val="center"/>
              <w:rPr>
                <w:rFonts w:ascii="Times New Roman" w:hAnsi="Times New Roman"/>
                <w:sz w:val="28"/>
                <w:szCs w:val="28"/>
              </w:rPr>
            </w:pPr>
            <w:r w:rsidRPr="00A3636C">
              <w:rPr>
                <w:rFonts w:ascii="Times New Roman" w:hAnsi="Times New Roman"/>
                <w:sz w:val="20"/>
                <w:szCs w:val="28"/>
              </w:rPr>
              <w:t>Required</w:t>
            </w:r>
          </w:p>
        </w:tc>
        <w:tc>
          <w:tcPr>
            <w:tcW w:w="1872" w:type="dxa"/>
          </w:tcPr>
          <w:p w14:paraId="7E26EE7B" w14:textId="77777777" w:rsidR="00D843C7" w:rsidRPr="00A3636C" w:rsidRDefault="00D843C7" w:rsidP="0042441C">
            <w:pPr>
              <w:spacing w:before="60" w:after="60"/>
              <w:jc w:val="center"/>
              <w:rPr>
                <w:rFonts w:ascii="Times New Roman" w:hAnsi="Times New Roman"/>
                <w:sz w:val="28"/>
                <w:szCs w:val="28"/>
              </w:rPr>
            </w:pPr>
            <w:r w:rsidRPr="00A3636C">
              <w:rPr>
                <w:rFonts w:ascii="Times New Roman" w:hAnsi="Times New Roman"/>
                <w:sz w:val="20"/>
                <w:szCs w:val="28"/>
              </w:rPr>
              <w:t>Source language (e.g. Nigerian Pidgin, Hausa)</w:t>
            </w:r>
          </w:p>
        </w:tc>
      </w:tr>
      <w:tr w:rsidR="00D843C7" w:rsidRPr="00A3636C" w14:paraId="6372963F" w14:textId="77777777" w:rsidTr="0042441C">
        <w:trPr>
          <w:jc w:val="center"/>
        </w:trPr>
        <w:tc>
          <w:tcPr>
            <w:tcW w:w="1872" w:type="dxa"/>
          </w:tcPr>
          <w:p w14:paraId="7C45E96F" w14:textId="77777777" w:rsidR="00D843C7" w:rsidRPr="00A3636C" w:rsidRDefault="00D843C7" w:rsidP="0042441C">
            <w:pPr>
              <w:spacing w:before="60" w:after="60"/>
              <w:jc w:val="center"/>
              <w:rPr>
                <w:rFonts w:ascii="Times New Roman" w:hAnsi="Times New Roman"/>
                <w:sz w:val="28"/>
                <w:szCs w:val="28"/>
              </w:rPr>
            </w:pPr>
            <w:r w:rsidRPr="00A3636C">
              <w:rPr>
                <w:rFonts w:ascii="Times New Roman" w:hAnsi="Times New Roman"/>
                <w:sz w:val="20"/>
                <w:szCs w:val="28"/>
              </w:rPr>
              <w:t>pipeline_mode</w:t>
            </w:r>
          </w:p>
        </w:tc>
        <w:tc>
          <w:tcPr>
            <w:tcW w:w="1872" w:type="dxa"/>
          </w:tcPr>
          <w:p w14:paraId="21193552" w14:textId="77777777" w:rsidR="00D843C7" w:rsidRPr="00A3636C" w:rsidRDefault="00D843C7" w:rsidP="0042441C">
            <w:pPr>
              <w:spacing w:before="60" w:after="60"/>
              <w:jc w:val="center"/>
              <w:rPr>
                <w:rFonts w:ascii="Times New Roman" w:hAnsi="Times New Roman"/>
                <w:sz w:val="28"/>
                <w:szCs w:val="28"/>
              </w:rPr>
            </w:pPr>
            <w:r w:rsidRPr="00A3636C">
              <w:rPr>
                <w:rFonts w:ascii="Times New Roman" w:hAnsi="Times New Roman"/>
                <w:sz w:val="20"/>
                <w:szCs w:val="28"/>
              </w:rPr>
              <w:t>Enum String</w:t>
            </w:r>
          </w:p>
        </w:tc>
        <w:tc>
          <w:tcPr>
            <w:tcW w:w="1872" w:type="dxa"/>
          </w:tcPr>
          <w:p w14:paraId="5F1F5724" w14:textId="77777777" w:rsidR="00D843C7" w:rsidRPr="00A3636C" w:rsidRDefault="00D843C7" w:rsidP="0042441C">
            <w:pPr>
              <w:spacing w:before="60" w:after="60"/>
              <w:jc w:val="center"/>
              <w:rPr>
                <w:rFonts w:ascii="Times New Roman" w:hAnsi="Times New Roman"/>
                <w:sz w:val="28"/>
                <w:szCs w:val="28"/>
              </w:rPr>
            </w:pPr>
            <w:r w:rsidRPr="00A3636C">
              <w:rPr>
                <w:rFonts w:ascii="Times New Roman" w:hAnsi="Times New Roman"/>
                <w:sz w:val="20"/>
                <w:szCs w:val="28"/>
              </w:rPr>
              <w:t>10</w:t>
            </w:r>
          </w:p>
        </w:tc>
        <w:tc>
          <w:tcPr>
            <w:tcW w:w="1872" w:type="dxa"/>
          </w:tcPr>
          <w:p w14:paraId="505EDD70" w14:textId="77777777" w:rsidR="00D843C7" w:rsidRPr="00A3636C" w:rsidRDefault="00D843C7" w:rsidP="0042441C">
            <w:pPr>
              <w:spacing w:before="60" w:after="60"/>
              <w:jc w:val="center"/>
              <w:rPr>
                <w:rFonts w:ascii="Times New Roman" w:hAnsi="Times New Roman"/>
                <w:sz w:val="28"/>
                <w:szCs w:val="28"/>
              </w:rPr>
            </w:pPr>
            <w:r w:rsidRPr="00A3636C">
              <w:rPr>
                <w:rFonts w:ascii="Times New Roman" w:hAnsi="Times New Roman"/>
                <w:sz w:val="20"/>
                <w:szCs w:val="28"/>
              </w:rPr>
              <w:t>Default: pivot</w:t>
            </w:r>
          </w:p>
        </w:tc>
        <w:tc>
          <w:tcPr>
            <w:tcW w:w="1872" w:type="dxa"/>
          </w:tcPr>
          <w:p w14:paraId="6261F7F6" w14:textId="77777777" w:rsidR="00D843C7" w:rsidRPr="00A3636C" w:rsidRDefault="00D843C7" w:rsidP="0042441C">
            <w:pPr>
              <w:spacing w:before="60" w:after="60"/>
              <w:jc w:val="center"/>
              <w:rPr>
                <w:rFonts w:ascii="Times New Roman" w:hAnsi="Times New Roman"/>
                <w:sz w:val="28"/>
                <w:szCs w:val="28"/>
              </w:rPr>
            </w:pPr>
            <w:r w:rsidRPr="00A3636C">
              <w:rPr>
                <w:rFonts w:ascii="Times New Roman" w:hAnsi="Times New Roman"/>
                <w:sz w:val="20"/>
                <w:szCs w:val="28"/>
              </w:rPr>
              <w:t>RAG pipeline execution mode ('pivot' or 'direct')</w:t>
            </w:r>
          </w:p>
        </w:tc>
      </w:tr>
      <w:tr w:rsidR="00D843C7" w:rsidRPr="00A3636C" w14:paraId="32515538" w14:textId="77777777" w:rsidTr="0042441C">
        <w:trPr>
          <w:jc w:val="center"/>
        </w:trPr>
        <w:tc>
          <w:tcPr>
            <w:tcW w:w="1872" w:type="dxa"/>
          </w:tcPr>
          <w:p w14:paraId="3DFACEB8" w14:textId="77777777" w:rsidR="00D843C7" w:rsidRPr="00A3636C" w:rsidRDefault="00D843C7" w:rsidP="0042441C">
            <w:pPr>
              <w:spacing w:before="60" w:after="60"/>
              <w:jc w:val="center"/>
              <w:rPr>
                <w:rFonts w:ascii="Times New Roman" w:hAnsi="Times New Roman"/>
                <w:sz w:val="28"/>
                <w:szCs w:val="28"/>
              </w:rPr>
            </w:pPr>
            <w:r w:rsidRPr="00A3636C">
              <w:rPr>
                <w:rFonts w:ascii="Times New Roman" w:hAnsi="Times New Roman"/>
                <w:sz w:val="20"/>
                <w:szCs w:val="28"/>
              </w:rPr>
              <w:t>translated_query</w:t>
            </w:r>
          </w:p>
        </w:tc>
        <w:tc>
          <w:tcPr>
            <w:tcW w:w="1872" w:type="dxa"/>
          </w:tcPr>
          <w:p w14:paraId="59D94EE5" w14:textId="77777777" w:rsidR="00D843C7" w:rsidRPr="00A3636C" w:rsidRDefault="00D843C7" w:rsidP="0042441C">
            <w:pPr>
              <w:spacing w:before="60" w:after="60"/>
              <w:jc w:val="center"/>
              <w:rPr>
                <w:rFonts w:ascii="Times New Roman" w:hAnsi="Times New Roman"/>
                <w:sz w:val="28"/>
                <w:szCs w:val="28"/>
              </w:rPr>
            </w:pPr>
            <w:r w:rsidRPr="00A3636C">
              <w:rPr>
                <w:rFonts w:ascii="Times New Roman" w:hAnsi="Times New Roman"/>
                <w:sz w:val="20"/>
                <w:szCs w:val="28"/>
              </w:rPr>
              <w:t>String</w:t>
            </w:r>
          </w:p>
        </w:tc>
        <w:tc>
          <w:tcPr>
            <w:tcW w:w="1872" w:type="dxa"/>
          </w:tcPr>
          <w:p w14:paraId="00B4902C" w14:textId="77777777" w:rsidR="00D843C7" w:rsidRPr="00A3636C" w:rsidRDefault="00D843C7" w:rsidP="0042441C">
            <w:pPr>
              <w:spacing w:before="60" w:after="60"/>
              <w:jc w:val="center"/>
              <w:rPr>
                <w:rFonts w:ascii="Times New Roman" w:hAnsi="Times New Roman"/>
                <w:sz w:val="28"/>
                <w:szCs w:val="28"/>
              </w:rPr>
            </w:pPr>
            <w:r w:rsidRPr="00A3636C">
              <w:rPr>
                <w:rFonts w:ascii="Times New Roman" w:hAnsi="Times New Roman"/>
                <w:sz w:val="20"/>
                <w:szCs w:val="28"/>
              </w:rPr>
              <w:t>500</w:t>
            </w:r>
          </w:p>
        </w:tc>
        <w:tc>
          <w:tcPr>
            <w:tcW w:w="1872" w:type="dxa"/>
          </w:tcPr>
          <w:p w14:paraId="2A0B8775" w14:textId="77777777" w:rsidR="00D843C7" w:rsidRPr="00A3636C" w:rsidRDefault="00D843C7" w:rsidP="0042441C">
            <w:pPr>
              <w:spacing w:before="60" w:after="60"/>
              <w:jc w:val="center"/>
              <w:rPr>
                <w:rFonts w:ascii="Times New Roman" w:hAnsi="Times New Roman"/>
                <w:sz w:val="28"/>
                <w:szCs w:val="28"/>
              </w:rPr>
            </w:pPr>
            <w:r w:rsidRPr="00A3636C">
              <w:rPr>
                <w:rFonts w:ascii="Times New Roman" w:hAnsi="Times New Roman"/>
                <w:sz w:val="20"/>
                <w:szCs w:val="28"/>
              </w:rPr>
              <w:t>Output</w:t>
            </w:r>
          </w:p>
        </w:tc>
        <w:tc>
          <w:tcPr>
            <w:tcW w:w="1872" w:type="dxa"/>
          </w:tcPr>
          <w:p w14:paraId="17585213" w14:textId="77777777" w:rsidR="00D843C7" w:rsidRPr="00A3636C" w:rsidRDefault="00D843C7" w:rsidP="0042441C">
            <w:pPr>
              <w:spacing w:before="60" w:after="60"/>
              <w:jc w:val="center"/>
              <w:rPr>
                <w:rFonts w:ascii="Times New Roman" w:hAnsi="Times New Roman"/>
                <w:sz w:val="28"/>
                <w:szCs w:val="28"/>
              </w:rPr>
            </w:pPr>
            <w:r w:rsidRPr="00A3636C">
              <w:rPr>
                <w:rFonts w:ascii="Times New Roman" w:hAnsi="Times New Roman"/>
                <w:sz w:val="20"/>
                <w:szCs w:val="28"/>
              </w:rPr>
              <w:t>Query translated to English for vector search</w:t>
            </w:r>
          </w:p>
        </w:tc>
      </w:tr>
      <w:tr w:rsidR="00D843C7" w:rsidRPr="00A3636C" w14:paraId="263CCD6D" w14:textId="77777777" w:rsidTr="0042441C">
        <w:trPr>
          <w:jc w:val="center"/>
        </w:trPr>
        <w:tc>
          <w:tcPr>
            <w:tcW w:w="1872" w:type="dxa"/>
          </w:tcPr>
          <w:p w14:paraId="753F0AE9" w14:textId="77777777" w:rsidR="00D843C7" w:rsidRPr="00A3636C" w:rsidRDefault="00D843C7" w:rsidP="0042441C">
            <w:pPr>
              <w:spacing w:before="60" w:after="60"/>
              <w:jc w:val="center"/>
              <w:rPr>
                <w:rFonts w:ascii="Times New Roman" w:hAnsi="Times New Roman"/>
                <w:sz w:val="28"/>
                <w:szCs w:val="28"/>
              </w:rPr>
            </w:pPr>
            <w:r w:rsidRPr="00A3636C">
              <w:rPr>
                <w:rFonts w:ascii="Times New Roman" w:hAnsi="Times New Roman"/>
                <w:sz w:val="20"/>
                <w:szCs w:val="28"/>
              </w:rPr>
              <w:t>context</w:t>
            </w:r>
          </w:p>
        </w:tc>
        <w:tc>
          <w:tcPr>
            <w:tcW w:w="1872" w:type="dxa"/>
          </w:tcPr>
          <w:p w14:paraId="0E9292BB" w14:textId="77777777" w:rsidR="00D843C7" w:rsidRPr="00A3636C" w:rsidRDefault="00D843C7" w:rsidP="0042441C">
            <w:pPr>
              <w:spacing w:before="60" w:after="60"/>
              <w:jc w:val="center"/>
              <w:rPr>
                <w:rFonts w:ascii="Times New Roman" w:hAnsi="Times New Roman"/>
                <w:sz w:val="28"/>
                <w:szCs w:val="28"/>
              </w:rPr>
            </w:pPr>
            <w:r w:rsidRPr="00A3636C">
              <w:rPr>
                <w:rFonts w:ascii="Times New Roman" w:hAnsi="Times New Roman"/>
                <w:sz w:val="20"/>
                <w:szCs w:val="28"/>
              </w:rPr>
              <w:t>Array (Object)</w:t>
            </w:r>
          </w:p>
        </w:tc>
        <w:tc>
          <w:tcPr>
            <w:tcW w:w="1872" w:type="dxa"/>
          </w:tcPr>
          <w:p w14:paraId="2813D864" w14:textId="77777777" w:rsidR="00D843C7" w:rsidRPr="00A3636C" w:rsidRDefault="00D843C7" w:rsidP="0042441C">
            <w:pPr>
              <w:spacing w:before="60" w:after="60"/>
              <w:jc w:val="center"/>
              <w:rPr>
                <w:rFonts w:ascii="Times New Roman" w:hAnsi="Times New Roman"/>
                <w:sz w:val="28"/>
                <w:szCs w:val="28"/>
              </w:rPr>
            </w:pPr>
            <w:r w:rsidRPr="00A3636C">
              <w:rPr>
                <w:rFonts w:ascii="Times New Roman" w:hAnsi="Times New Roman"/>
                <w:sz w:val="20"/>
                <w:szCs w:val="28"/>
              </w:rPr>
              <w:t>Unbound</w:t>
            </w:r>
          </w:p>
        </w:tc>
        <w:tc>
          <w:tcPr>
            <w:tcW w:w="1872" w:type="dxa"/>
          </w:tcPr>
          <w:p w14:paraId="1C61409C" w14:textId="77777777" w:rsidR="00D843C7" w:rsidRPr="00A3636C" w:rsidRDefault="00D843C7" w:rsidP="0042441C">
            <w:pPr>
              <w:spacing w:before="60" w:after="60"/>
              <w:jc w:val="center"/>
              <w:rPr>
                <w:rFonts w:ascii="Times New Roman" w:hAnsi="Times New Roman"/>
                <w:sz w:val="28"/>
                <w:szCs w:val="28"/>
              </w:rPr>
            </w:pPr>
            <w:r w:rsidRPr="00A3636C">
              <w:rPr>
                <w:rFonts w:ascii="Times New Roman" w:hAnsi="Times New Roman"/>
                <w:sz w:val="20"/>
                <w:szCs w:val="28"/>
              </w:rPr>
              <w:t>Output</w:t>
            </w:r>
          </w:p>
        </w:tc>
        <w:tc>
          <w:tcPr>
            <w:tcW w:w="1872" w:type="dxa"/>
          </w:tcPr>
          <w:p w14:paraId="59F850B3" w14:textId="77777777" w:rsidR="00D843C7" w:rsidRPr="00A3636C" w:rsidRDefault="00D843C7" w:rsidP="0042441C">
            <w:pPr>
              <w:spacing w:before="60" w:after="60"/>
              <w:jc w:val="center"/>
              <w:rPr>
                <w:rFonts w:ascii="Times New Roman" w:hAnsi="Times New Roman"/>
                <w:sz w:val="28"/>
                <w:szCs w:val="28"/>
              </w:rPr>
            </w:pPr>
            <w:r w:rsidRPr="00A3636C">
              <w:rPr>
                <w:rFonts w:ascii="Times New Roman" w:hAnsi="Times New Roman"/>
                <w:sz w:val="20"/>
                <w:szCs w:val="28"/>
              </w:rPr>
              <w:t>List of retrieved ChromaDB document chunks &amp; scores</w:t>
            </w:r>
          </w:p>
        </w:tc>
      </w:tr>
      <w:tr w:rsidR="00D843C7" w:rsidRPr="00A3636C" w14:paraId="0975BC10" w14:textId="77777777" w:rsidTr="0042441C">
        <w:trPr>
          <w:jc w:val="center"/>
        </w:trPr>
        <w:tc>
          <w:tcPr>
            <w:tcW w:w="1872" w:type="dxa"/>
          </w:tcPr>
          <w:p w14:paraId="05A1A5BE" w14:textId="77777777" w:rsidR="00D843C7" w:rsidRPr="00A3636C" w:rsidRDefault="00D843C7" w:rsidP="0042441C">
            <w:pPr>
              <w:spacing w:before="60" w:after="60"/>
              <w:jc w:val="center"/>
              <w:rPr>
                <w:rFonts w:ascii="Times New Roman" w:hAnsi="Times New Roman"/>
                <w:sz w:val="28"/>
                <w:szCs w:val="28"/>
              </w:rPr>
            </w:pPr>
            <w:r w:rsidRPr="00A3636C">
              <w:rPr>
                <w:rFonts w:ascii="Times New Roman" w:hAnsi="Times New Roman"/>
                <w:sz w:val="20"/>
                <w:szCs w:val="28"/>
              </w:rPr>
              <w:t>english_response</w:t>
            </w:r>
          </w:p>
        </w:tc>
        <w:tc>
          <w:tcPr>
            <w:tcW w:w="1872" w:type="dxa"/>
          </w:tcPr>
          <w:p w14:paraId="25602704" w14:textId="77777777" w:rsidR="00D843C7" w:rsidRPr="00A3636C" w:rsidRDefault="00D843C7" w:rsidP="0042441C">
            <w:pPr>
              <w:spacing w:before="60" w:after="60"/>
              <w:jc w:val="center"/>
              <w:rPr>
                <w:rFonts w:ascii="Times New Roman" w:hAnsi="Times New Roman"/>
                <w:sz w:val="28"/>
                <w:szCs w:val="28"/>
              </w:rPr>
            </w:pPr>
            <w:r w:rsidRPr="00A3636C">
              <w:rPr>
                <w:rFonts w:ascii="Times New Roman" w:hAnsi="Times New Roman"/>
                <w:sz w:val="20"/>
                <w:szCs w:val="28"/>
              </w:rPr>
              <w:t>Text</w:t>
            </w:r>
          </w:p>
        </w:tc>
        <w:tc>
          <w:tcPr>
            <w:tcW w:w="1872" w:type="dxa"/>
          </w:tcPr>
          <w:p w14:paraId="74C598BF" w14:textId="77777777" w:rsidR="00D843C7" w:rsidRPr="00A3636C" w:rsidRDefault="00D843C7" w:rsidP="0042441C">
            <w:pPr>
              <w:spacing w:before="60" w:after="60"/>
              <w:jc w:val="center"/>
              <w:rPr>
                <w:rFonts w:ascii="Times New Roman" w:hAnsi="Times New Roman"/>
                <w:sz w:val="28"/>
                <w:szCs w:val="28"/>
              </w:rPr>
            </w:pPr>
            <w:r w:rsidRPr="00A3636C">
              <w:rPr>
                <w:rFonts w:ascii="Times New Roman" w:hAnsi="Times New Roman"/>
                <w:sz w:val="20"/>
                <w:szCs w:val="28"/>
              </w:rPr>
              <w:t>Unbound</w:t>
            </w:r>
          </w:p>
        </w:tc>
        <w:tc>
          <w:tcPr>
            <w:tcW w:w="1872" w:type="dxa"/>
          </w:tcPr>
          <w:p w14:paraId="5B81BE7D" w14:textId="77777777" w:rsidR="00D843C7" w:rsidRPr="00A3636C" w:rsidRDefault="00D843C7" w:rsidP="0042441C">
            <w:pPr>
              <w:spacing w:before="60" w:after="60"/>
              <w:jc w:val="center"/>
              <w:rPr>
                <w:rFonts w:ascii="Times New Roman" w:hAnsi="Times New Roman"/>
                <w:sz w:val="28"/>
                <w:szCs w:val="28"/>
              </w:rPr>
            </w:pPr>
            <w:r w:rsidRPr="00A3636C">
              <w:rPr>
                <w:rFonts w:ascii="Times New Roman" w:hAnsi="Times New Roman"/>
                <w:sz w:val="20"/>
                <w:szCs w:val="28"/>
              </w:rPr>
              <w:t>Output</w:t>
            </w:r>
          </w:p>
        </w:tc>
        <w:tc>
          <w:tcPr>
            <w:tcW w:w="1872" w:type="dxa"/>
          </w:tcPr>
          <w:p w14:paraId="1B7598DB" w14:textId="77777777" w:rsidR="00D843C7" w:rsidRPr="00A3636C" w:rsidRDefault="00D843C7" w:rsidP="0042441C">
            <w:pPr>
              <w:spacing w:before="60" w:after="60"/>
              <w:jc w:val="center"/>
              <w:rPr>
                <w:rFonts w:ascii="Times New Roman" w:hAnsi="Times New Roman"/>
                <w:sz w:val="28"/>
                <w:szCs w:val="28"/>
              </w:rPr>
            </w:pPr>
            <w:r w:rsidRPr="00A3636C">
              <w:rPr>
                <w:rFonts w:ascii="Times New Roman" w:hAnsi="Times New Roman"/>
                <w:sz w:val="20"/>
                <w:szCs w:val="28"/>
              </w:rPr>
              <w:t xml:space="preserve">Intermediate synthesized </w:t>
            </w:r>
            <w:r w:rsidRPr="00A3636C">
              <w:rPr>
                <w:rFonts w:ascii="Times New Roman" w:hAnsi="Times New Roman"/>
                <w:sz w:val="20"/>
                <w:szCs w:val="28"/>
              </w:rPr>
              <w:lastRenderedPageBreak/>
              <w:t>response from Gemini LLM</w:t>
            </w:r>
          </w:p>
        </w:tc>
      </w:tr>
      <w:tr w:rsidR="00D843C7" w:rsidRPr="00A3636C" w14:paraId="63890C1D" w14:textId="77777777" w:rsidTr="0042441C">
        <w:trPr>
          <w:jc w:val="center"/>
        </w:trPr>
        <w:tc>
          <w:tcPr>
            <w:tcW w:w="1872" w:type="dxa"/>
          </w:tcPr>
          <w:p w14:paraId="04BC75A0" w14:textId="77777777" w:rsidR="00D843C7" w:rsidRPr="00A3636C" w:rsidRDefault="00D843C7" w:rsidP="0042441C">
            <w:pPr>
              <w:spacing w:before="60" w:after="60"/>
              <w:jc w:val="center"/>
              <w:rPr>
                <w:rFonts w:ascii="Times New Roman" w:hAnsi="Times New Roman"/>
                <w:sz w:val="28"/>
                <w:szCs w:val="28"/>
              </w:rPr>
            </w:pPr>
            <w:r w:rsidRPr="00A3636C">
              <w:rPr>
                <w:rFonts w:ascii="Times New Roman" w:hAnsi="Times New Roman"/>
                <w:sz w:val="20"/>
                <w:szCs w:val="28"/>
              </w:rPr>
              <w:lastRenderedPageBreak/>
              <w:t>final_response</w:t>
            </w:r>
          </w:p>
        </w:tc>
        <w:tc>
          <w:tcPr>
            <w:tcW w:w="1872" w:type="dxa"/>
          </w:tcPr>
          <w:p w14:paraId="4CF93D5C" w14:textId="77777777" w:rsidR="00D843C7" w:rsidRPr="00A3636C" w:rsidRDefault="00D843C7" w:rsidP="0042441C">
            <w:pPr>
              <w:spacing w:before="60" w:after="60"/>
              <w:jc w:val="center"/>
              <w:rPr>
                <w:rFonts w:ascii="Times New Roman" w:hAnsi="Times New Roman"/>
                <w:sz w:val="28"/>
                <w:szCs w:val="28"/>
              </w:rPr>
            </w:pPr>
            <w:r w:rsidRPr="00A3636C">
              <w:rPr>
                <w:rFonts w:ascii="Times New Roman" w:hAnsi="Times New Roman"/>
                <w:sz w:val="20"/>
                <w:szCs w:val="28"/>
              </w:rPr>
              <w:t>Text</w:t>
            </w:r>
          </w:p>
        </w:tc>
        <w:tc>
          <w:tcPr>
            <w:tcW w:w="1872" w:type="dxa"/>
          </w:tcPr>
          <w:p w14:paraId="10B3E225" w14:textId="77777777" w:rsidR="00D843C7" w:rsidRPr="00A3636C" w:rsidRDefault="00D843C7" w:rsidP="0042441C">
            <w:pPr>
              <w:spacing w:before="60" w:after="60"/>
              <w:jc w:val="center"/>
              <w:rPr>
                <w:rFonts w:ascii="Times New Roman" w:hAnsi="Times New Roman"/>
                <w:sz w:val="28"/>
                <w:szCs w:val="28"/>
              </w:rPr>
            </w:pPr>
            <w:r w:rsidRPr="00A3636C">
              <w:rPr>
                <w:rFonts w:ascii="Times New Roman" w:hAnsi="Times New Roman"/>
                <w:sz w:val="20"/>
                <w:szCs w:val="28"/>
              </w:rPr>
              <w:t>Unbound</w:t>
            </w:r>
          </w:p>
        </w:tc>
        <w:tc>
          <w:tcPr>
            <w:tcW w:w="1872" w:type="dxa"/>
          </w:tcPr>
          <w:p w14:paraId="5FF7523F" w14:textId="77777777" w:rsidR="00D843C7" w:rsidRPr="00A3636C" w:rsidRDefault="00D843C7" w:rsidP="0042441C">
            <w:pPr>
              <w:spacing w:before="60" w:after="60"/>
              <w:jc w:val="center"/>
              <w:rPr>
                <w:rFonts w:ascii="Times New Roman" w:hAnsi="Times New Roman"/>
                <w:sz w:val="28"/>
                <w:szCs w:val="28"/>
              </w:rPr>
            </w:pPr>
            <w:r w:rsidRPr="00A3636C">
              <w:rPr>
                <w:rFonts w:ascii="Times New Roman" w:hAnsi="Times New Roman"/>
                <w:sz w:val="20"/>
                <w:szCs w:val="28"/>
              </w:rPr>
              <w:t>Output</w:t>
            </w:r>
          </w:p>
        </w:tc>
        <w:tc>
          <w:tcPr>
            <w:tcW w:w="1872" w:type="dxa"/>
          </w:tcPr>
          <w:p w14:paraId="2E1B2C8E" w14:textId="77777777" w:rsidR="00D843C7" w:rsidRPr="00A3636C" w:rsidRDefault="00D843C7" w:rsidP="0042441C">
            <w:pPr>
              <w:spacing w:before="60" w:after="60"/>
              <w:jc w:val="center"/>
              <w:rPr>
                <w:rFonts w:ascii="Times New Roman" w:hAnsi="Times New Roman"/>
                <w:sz w:val="28"/>
                <w:szCs w:val="28"/>
              </w:rPr>
            </w:pPr>
            <w:r w:rsidRPr="00A3636C">
              <w:rPr>
                <w:rFonts w:ascii="Times New Roman" w:hAnsi="Times New Roman"/>
                <w:sz w:val="20"/>
                <w:szCs w:val="28"/>
              </w:rPr>
              <w:t>Final translated advisory response in farmer dialect</w:t>
            </w:r>
          </w:p>
        </w:tc>
      </w:tr>
    </w:tbl>
    <w:p w14:paraId="1BA2AE25" w14:textId="77777777" w:rsidR="00D843C7" w:rsidRPr="00A3636C" w:rsidRDefault="00D843C7" w:rsidP="00D843C7">
      <w:pPr>
        <w:spacing w:after="120" w:line="360" w:lineRule="auto"/>
        <w:jc w:val="center"/>
        <w:rPr>
          <w:rFonts w:ascii="Times New Roman" w:hAnsi="Times New Roman"/>
          <w:sz w:val="28"/>
          <w:szCs w:val="28"/>
        </w:rPr>
      </w:pPr>
      <w:r w:rsidRPr="00A3636C">
        <w:rPr>
          <w:rFonts w:ascii="Times New Roman" w:hAnsi="Times New Roman"/>
          <w:b/>
          <w:sz w:val="24"/>
          <w:szCs w:val="28"/>
        </w:rPr>
        <w:t>Table 3.4</w:t>
      </w:r>
    </w:p>
    <w:p w14:paraId="4AFF93B6" w14:textId="77777777" w:rsidR="00D843C7" w:rsidRPr="00A3636C" w:rsidRDefault="00D843C7" w:rsidP="00D843C7">
      <w:pPr>
        <w:spacing w:after="120" w:line="480" w:lineRule="auto"/>
        <w:jc w:val="both"/>
        <w:rPr>
          <w:rFonts w:ascii="Times New Roman" w:hAnsi="Times New Roman"/>
          <w:sz w:val="28"/>
          <w:szCs w:val="28"/>
        </w:rPr>
      </w:pPr>
      <w:r w:rsidRPr="00A3636C">
        <w:rPr>
          <w:rFonts w:ascii="Times New Roman" w:hAnsi="Times New Roman"/>
          <w:i/>
          <w:sz w:val="24"/>
          <w:szCs w:val="28"/>
        </w:rPr>
        <w:t>International Partner Organizations Repository Data Dictionary</w:t>
      </w:r>
    </w:p>
    <w:tbl>
      <w:tblPr>
        <w:tblW w:w="0" w:type="auto"/>
        <w:jc w:val="center"/>
        <w:tblBorders>
          <w:top w:val="single" w:sz="8" w:space="0" w:color="000000"/>
          <w:bottom w:val="single" w:sz="8" w:space="0" w:color="000000"/>
          <w:insideH w:val="single" w:sz="4" w:space="0" w:color="CCCCCC"/>
        </w:tblBorders>
        <w:tblLook w:val="04A0" w:firstRow="1" w:lastRow="0" w:firstColumn="1" w:lastColumn="0" w:noHBand="0" w:noVBand="1"/>
      </w:tblPr>
      <w:tblGrid>
        <w:gridCol w:w="1782"/>
        <w:gridCol w:w="1742"/>
        <w:gridCol w:w="1746"/>
        <w:gridCol w:w="1777"/>
        <w:gridCol w:w="1792"/>
      </w:tblGrid>
      <w:tr w:rsidR="00D843C7" w:rsidRPr="00A3636C" w14:paraId="2A2BE2AE" w14:textId="77777777" w:rsidTr="0042441C">
        <w:trPr>
          <w:jc w:val="center"/>
        </w:trPr>
        <w:tc>
          <w:tcPr>
            <w:tcW w:w="1872" w:type="dxa"/>
          </w:tcPr>
          <w:p w14:paraId="49D297E4" w14:textId="77777777" w:rsidR="00D843C7" w:rsidRPr="00A3636C" w:rsidRDefault="00D843C7" w:rsidP="0042441C">
            <w:pPr>
              <w:jc w:val="center"/>
              <w:rPr>
                <w:rFonts w:ascii="Times New Roman" w:hAnsi="Times New Roman"/>
                <w:sz w:val="28"/>
                <w:szCs w:val="28"/>
              </w:rPr>
            </w:pPr>
            <w:r w:rsidRPr="00A3636C">
              <w:rPr>
                <w:rFonts w:ascii="Times New Roman" w:hAnsi="Times New Roman"/>
                <w:sz w:val="20"/>
                <w:szCs w:val="28"/>
              </w:rPr>
              <w:t>Field Name</w:t>
            </w:r>
          </w:p>
        </w:tc>
        <w:tc>
          <w:tcPr>
            <w:tcW w:w="1872" w:type="dxa"/>
          </w:tcPr>
          <w:p w14:paraId="2F19D973" w14:textId="77777777" w:rsidR="00D843C7" w:rsidRPr="00A3636C" w:rsidRDefault="00D843C7" w:rsidP="0042441C">
            <w:pPr>
              <w:jc w:val="center"/>
              <w:rPr>
                <w:rFonts w:ascii="Times New Roman" w:hAnsi="Times New Roman"/>
                <w:sz w:val="28"/>
                <w:szCs w:val="28"/>
              </w:rPr>
            </w:pPr>
            <w:r w:rsidRPr="00A3636C">
              <w:rPr>
                <w:rFonts w:ascii="Times New Roman" w:hAnsi="Times New Roman"/>
                <w:sz w:val="20"/>
                <w:szCs w:val="28"/>
              </w:rPr>
              <w:t>Data Type</w:t>
            </w:r>
          </w:p>
        </w:tc>
        <w:tc>
          <w:tcPr>
            <w:tcW w:w="1872" w:type="dxa"/>
          </w:tcPr>
          <w:p w14:paraId="0DB7DF88" w14:textId="77777777" w:rsidR="00D843C7" w:rsidRPr="00A3636C" w:rsidRDefault="00D843C7" w:rsidP="0042441C">
            <w:pPr>
              <w:jc w:val="center"/>
              <w:rPr>
                <w:rFonts w:ascii="Times New Roman" w:hAnsi="Times New Roman"/>
                <w:sz w:val="28"/>
                <w:szCs w:val="28"/>
              </w:rPr>
            </w:pPr>
            <w:r w:rsidRPr="00A3636C">
              <w:rPr>
                <w:rFonts w:ascii="Times New Roman" w:hAnsi="Times New Roman"/>
                <w:sz w:val="20"/>
                <w:szCs w:val="28"/>
              </w:rPr>
              <w:t>Length</w:t>
            </w:r>
          </w:p>
        </w:tc>
        <w:tc>
          <w:tcPr>
            <w:tcW w:w="1872" w:type="dxa"/>
          </w:tcPr>
          <w:p w14:paraId="62071435" w14:textId="77777777" w:rsidR="00D843C7" w:rsidRPr="00A3636C" w:rsidRDefault="00D843C7" w:rsidP="0042441C">
            <w:pPr>
              <w:jc w:val="center"/>
              <w:rPr>
                <w:rFonts w:ascii="Times New Roman" w:hAnsi="Times New Roman"/>
                <w:sz w:val="28"/>
                <w:szCs w:val="28"/>
              </w:rPr>
            </w:pPr>
            <w:r w:rsidRPr="00A3636C">
              <w:rPr>
                <w:rFonts w:ascii="Times New Roman" w:hAnsi="Times New Roman"/>
                <w:sz w:val="20"/>
                <w:szCs w:val="28"/>
              </w:rPr>
              <w:t>Constraint</w:t>
            </w:r>
          </w:p>
        </w:tc>
        <w:tc>
          <w:tcPr>
            <w:tcW w:w="1872" w:type="dxa"/>
          </w:tcPr>
          <w:p w14:paraId="449F311C" w14:textId="77777777" w:rsidR="00D843C7" w:rsidRPr="00A3636C" w:rsidRDefault="00D843C7" w:rsidP="0042441C">
            <w:pPr>
              <w:jc w:val="center"/>
              <w:rPr>
                <w:rFonts w:ascii="Times New Roman" w:hAnsi="Times New Roman"/>
                <w:sz w:val="28"/>
                <w:szCs w:val="28"/>
              </w:rPr>
            </w:pPr>
            <w:r w:rsidRPr="00A3636C">
              <w:rPr>
                <w:rFonts w:ascii="Times New Roman" w:hAnsi="Times New Roman"/>
                <w:sz w:val="20"/>
                <w:szCs w:val="28"/>
              </w:rPr>
              <w:t>Description</w:t>
            </w:r>
          </w:p>
        </w:tc>
      </w:tr>
      <w:tr w:rsidR="00D843C7" w:rsidRPr="00A3636C" w14:paraId="190A1DF2" w14:textId="77777777" w:rsidTr="0042441C">
        <w:trPr>
          <w:jc w:val="center"/>
        </w:trPr>
        <w:tc>
          <w:tcPr>
            <w:tcW w:w="1872" w:type="dxa"/>
          </w:tcPr>
          <w:p w14:paraId="70A3E913" w14:textId="77777777" w:rsidR="00D843C7" w:rsidRPr="00A3636C" w:rsidRDefault="00D843C7" w:rsidP="0042441C">
            <w:pPr>
              <w:spacing w:before="60" w:after="60"/>
              <w:jc w:val="center"/>
              <w:rPr>
                <w:rFonts w:ascii="Times New Roman" w:hAnsi="Times New Roman"/>
                <w:sz w:val="28"/>
                <w:szCs w:val="28"/>
              </w:rPr>
            </w:pPr>
            <w:r w:rsidRPr="00A3636C">
              <w:rPr>
                <w:rFonts w:ascii="Times New Roman" w:hAnsi="Times New Roman"/>
                <w:sz w:val="20"/>
                <w:szCs w:val="28"/>
              </w:rPr>
              <w:t>id</w:t>
            </w:r>
          </w:p>
        </w:tc>
        <w:tc>
          <w:tcPr>
            <w:tcW w:w="1872" w:type="dxa"/>
          </w:tcPr>
          <w:p w14:paraId="5B318320" w14:textId="77777777" w:rsidR="00D843C7" w:rsidRPr="00A3636C" w:rsidRDefault="00D843C7" w:rsidP="0042441C">
            <w:pPr>
              <w:spacing w:before="60" w:after="60"/>
              <w:jc w:val="center"/>
              <w:rPr>
                <w:rFonts w:ascii="Times New Roman" w:hAnsi="Times New Roman"/>
                <w:sz w:val="28"/>
                <w:szCs w:val="28"/>
              </w:rPr>
            </w:pPr>
            <w:r w:rsidRPr="00A3636C">
              <w:rPr>
                <w:rFonts w:ascii="Times New Roman" w:hAnsi="Times New Roman"/>
                <w:sz w:val="20"/>
                <w:szCs w:val="28"/>
              </w:rPr>
              <w:t>String</w:t>
            </w:r>
          </w:p>
        </w:tc>
        <w:tc>
          <w:tcPr>
            <w:tcW w:w="1872" w:type="dxa"/>
          </w:tcPr>
          <w:p w14:paraId="15803AF8" w14:textId="77777777" w:rsidR="00D843C7" w:rsidRPr="00A3636C" w:rsidRDefault="00D843C7" w:rsidP="0042441C">
            <w:pPr>
              <w:spacing w:before="60" w:after="60"/>
              <w:jc w:val="center"/>
              <w:rPr>
                <w:rFonts w:ascii="Times New Roman" w:hAnsi="Times New Roman"/>
                <w:sz w:val="28"/>
                <w:szCs w:val="28"/>
              </w:rPr>
            </w:pPr>
            <w:r w:rsidRPr="00A3636C">
              <w:rPr>
                <w:rFonts w:ascii="Times New Roman" w:hAnsi="Times New Roman"/>
                <w:sz w:val="20"/>
                <w:szCs w:val="28"/>
              </w:rPr>
              <w:t>20</w:t>
            </w:r>
          </w:p>
        </w:tc>
        <w:tc>
          <w:tcPr>
            <w:tcW w:w="1872" w:type="dxa"/>
          </w:tcPr>
          <w:p w14:paraId="7362F57C" w14:textId="77777777" w:rsidR="00D843C7" w:rsidRPr="00A3636C" w:rsidRDefault="00D843C7" w:rsidP="0042441C">
            <w:pPr>
              <w:spacing w:before="60" w:after="60"/>
              <w:jc w:val="center"/>
              <w:rPr>
                <w:rFonts w:ascii="Times New Roman" w:hAnsi="Times New Roman"/>
                <w:sz w:val="28"/>
                <w:szCs w:val="28"/>
              </w:rPr>
            </w:pPr>
            <w:r w:rsidRPr="00A3636C">
              <w:rPr>
                <w:rFonts w:ascii="Times New Roman" w:hAnsi="Times New Roman"/>
                <w:sz w:val="20"/>
                <w:szCs w:val="28"/>
              </w:rPr>
              <w:t>Primary Key</w:t>
            </w:r>
          </w:p>
        </w:tc>
        <w:tc>
          <w:tcPr>
            <w:tcW w:w="1872" w:type="dxa"/>
          </w:tcPr>
          <w:p w14:paraId="36709B7F" w14:textId="77777777" w:rsidR="00D843C7" w:rsidRPr="00A3636C" w:rsidRDefault="00D843C7" w:rsidP="0042441C">
            <w:pPr>
              <w:spacing w:before="60" w:after="60"/>
              <w:jc w:val="center"/>
              <w:rPr>
                <w:rFonts w:ascii="Times New Roman" w:hAnsi="Times New Roman"/>
                <w:sz w:val="28"/>
                <w:szCs w:val="28"/>
              </w:rPr>
            </w:pPr>
            <w:r w:rsidRPr="00A3636C">
              <w:rPr>
                <w:rFonts w:ascii="Times New Roman" w:hAnsi="Times New Roman"/>
                <w:sz w:val="20"/>
                <w:szCs w:val="28"/>
              </w:rPr>
              <w:t>Short acronym identifier (e.g., IITA, FAO, CGIAR)</w:t>
            </w:r>
          </w:p>
        </w:tc>
      </w:tr>
      <w:tr w:rsidR="00D843C7" w:rsidRPr="00A3636C" w14:paraId="70E8496D" w14:textId="77777777" w:rsidTr="0042441C">
        <w:trPr>
          <w:jc w:val="center"/>
        </w:trPr>
        <w:tc>
          <w:tcPr>
            <w:tcW w:w="1872" w:type="dxa"/>
          </w:tcPr>
          <w:p w14:paraId="342B9958" w14:textId="77777777" w:rsidR="00D843C7" w:rsidRPr="00A3636C" w:rsidRDefault="00D843C7" w:rsidP="0042441C">
            <w:pPr>
              <w:spacing w:before="60" w:after="60"/>
              <w:jc w:val="center"/>
              <w:rPr>
                <w:rFonts w:ascii="Times New Roman" w:hAnsi="Times New Roman"/>
                <w:sz w:val="28"/>
                <w:szCs w:val="28"/>
              </w:rPr>
            </w:pPr>
            <w:r w:rsidRPr="00A3636C">
              <w:rPr>
                <w:rFonts w:ascii="Times New Roman" w:hAnsi="Times New Roman"/>
                <w:sz w:val="20"/>
                <w:szCs w:val="28"/>
              </w:rPr>
              <w:t>name</w:t>
            </w:r>
          </w:p>
        </w:tc>
        <w:tc>
          <w:tcPr>
            <w:tcW w:w="1872" w:type="dxa"/>
          </w:tcPr>
          <w:p w14:paraId="07A682F0" w14:textId="77777777" w:rsidR="00D843C7" w:rsidRPr="00A3636C" w:rsidRDefault="00D843C7" w:rsidP="0042441C">
            <w:pPr>
              <w:spacing w:before="60" w:after="60"/>
              <w:jc w:val="center"/>
              <w:rPr>
                <w:rFonts w:ascii="Times New Roman" w:hAnsi="Times New Roman"/>
                <w:sz w:val="28"/>
                <w:szCs w:val="28"/>
              </w:rPr>
            </w:pPr>
            <w:r w:rsidRPr="00A3636C">
              <w:rPr>
                <w:rFonts w:ascii="Times New Roman" w:hAnsi="Times New Roman"/>
                <w:sz w:val="20"/>
                <w:szCs w:val="28"/>
              </w:rPr>
              <w:t>String</w:t>
            </w:r>
          </w:p>
        </w:tc>
        <w:tc>
          <w:tcPr>
            <w:tcW w:w="1872" w:type="dxa"/>
          </w:tcPr>
          <w:p w14:paraId="19F9ECFC" w14:textId="77777777" w:rsidR="00D843C7" w:rsidRPr="00A3636C" w:rsidRDefault="00D843C7" w:rsidP="0042441C">
            <w:pPr>
              <w:spacing w:before="60" w:after="60"/>
              <w:jc w:val="center"/>
              <w:rPr>
                <w:rFonts w:ascii="Times New Roman" w:hAnsi="Times New Roman"/>
                <w:sz w:val="28"/>
                <w:szCs w:val="28"/>
              </w:rPr>
            </w:pPr>
            <w:r w:rsidRPr="00A3636C">
              <w:rPr>
                <w:rFonts w:ascii="Times New Roman" w:hAnsi="Times New Roman"/>
                <w:sz w:val="20"/>
                <w:szCs w:val="28"/>
              </w:rPr>
              <w:t>150</w:t>
            </w:r>
          </w:p>
        </w:tc>
        <w:tc>
          <w:tcPr>
            <w:tcW w:w="1872" w:type="dxa"/>
          </w:tcPr>
          <w:p w14:paraId="24053114" w14:textId="77777777" w:rsidR="00D843C7" w:rsidRPr="00A3636C" w:rsidRDefault="00D843C7" w:rsidP="0042441C">
            <w:pPr>
              <w:spacing w:before="60" w:after="60"/>
              <w:jc w:val="center"/>
              <w:rPr>
                <w:rFonts w:ascii="Times New Roman" w:hAnsi="Times New Roman"/>
                <w:sz w:val="28"/>
                <w:szCs w:val="28"/>
              </w:rPr>
            </w:pPr>
            <w:r w:rsidRPr="00A3636C">
              <w:rPr>
                <w:rFonts w:ascii="Times New Roman" w:hAnsi="Times New Roman"/>
                <w:sz w:val="20"/>
                <w:szCs w:val="28"/>
              </w:rPr>
              <w:t>Not Null</w:t>
            </w:r>
          </w:p>
        </w:tc>
        <w:tc>
          <w:tcPr>
            <w:tcW w:w="1872" w:type="dxa"/>
          </w:tcPr>
          <w:p w14:paraId="76388236" w14:textId="77777777" w:rsidR="00D843C7" w:rsidRPr="00A3636C" w:rsidRDefault="00D843C7" w:rsidP="0042441C">
            <w:pPr>
              <w:spacing w:before="60" w:after="60"/>
              <w:jc w:val="center"/>
              <w:rPr>
                <w:rFonts w:ascii="Times New Roman" w:hAnsi="Times New Roman"/>
                <w:sz w:val="28"/>
                <w:szCs w:val="28"/>
              </w:rPr>
            </w:pPr>
            <w:r w:rsidRPr="00A3636C">
              <w:rPr>
                <w:rFonts w:ascii="Times New Roman" w:hAnsi="Times New Roman"/>
                <w:sz w:val="20"/>
                <w:szCs w:val="28"/>
              </w:rPr>
              <w:t>Full institutional name of partner body</w:t>
            </w:r>
          </w:p>
        </w:tc>
      </w:tr>
      <w:tr w:rsidR="00D843C7" w:rsidRPr="00A3636C" w14:paraId="450AAEBB" w14:textId="77777777" w:rsidTr="0042441C">
        <w:trPr>
          <w:jc w:val="center"/>
        </w:trPr>
        <w:tc>
          <w:tcPr>
            <w:tcW w:w="1872" w:type="dxa"/>
          </w:tcPr>
          <w:p w14:paraId="1A55C586" w14:textId="77777777" w:rsidR="00D843C7" w:rsidRPr="00A3636C" w:rsidRDefault="00D843C7" w:rsidP="0042441C">
            <w:pPr>
              <w:spacing w:before="60" w:after="60"/>
              <w:jc w:val="center"/>
              <w:rPr>
                <w:rFonts w:ascii="Times New Roman" w:hAnsi="Times New Roman"/>
                <w:sz w:val="28"/>
                <w:szCs w:val="28"/>
              </w:rPr>
            </w:pPr>
            <w:r w:rsidRPr="00A3636C">
              <w:rPr>
                <w:rFonts w:ascii="Times New Roman" w:hAnsi="Times New Roman"/>
                <w:sz w:val="20"/>
                <w:szCs w:val="28"/>
              </w:rPr>
              <w:t>focus</w:t>
            </w:r>
          </w:p>
        </w:tc>
        <w:tc>
          <w:tcPr>
            <w:tcW w:w="1872" w:type="dxa"/>
          </w:tcPr>
          <w:p w14:paraId="678760F2" w14:textId="77777777" w:rsidR="00D843C7" w:rsidRPr="00A3636C" w:rsidRDefault="00D843C7" w:rsidP="0042441C">
            <w:pPr>
              <w:spacing w:before="60" w:after="60"/>
              <w:jc w:val="center"/>
              <w:rPr>
                <w:rFonts w:ascii="Times New Roman" w:hAnsi="Times New Roman"/>
                <w:sz w:val="28"/>
                <w:szCs w:val="28"/>
              </w:rPr>
            </w:pPr>
            <w:r w:rsidRPr="00A3636C">
              <w:rPr>
                <w:rFonts w:ascii="Times New Roman" w:hAnsi="Times New Roman"/>
                <w:sz w:val="20"/>
                <w:szCs w:val="28"/>
              </w:rPr>
              <w:t>String</w:t>
            </w:r>
          </w:p>
        </w:tc>
        <w:tc>
          <w:tcPr>
            <w:tcW w:w="1872" w:type="dxa"/>
          </w:tcPr>
          <w:p w14:paraId="4F9F17C1" w14:textId="77777777" w:rsidR="00D843C7" w:rsidRPr="00A3636C" w:rsidRDefault="00D843C7" w:rsidP="0042441C">
            <w:pPr>
              <w:spacing w:before="60" w:after="60"/>
              <w:jc w:val="center"/>
              <w:rPr>
                <w:rFonts w:ascii="Times New Roman" w:hAnsi="Times New Roman"/>
                <w:sz w:val="28"/>
                <w:szCs w:val="28"/>
              </w:rPr>
            </w:pPr>
            <w:r w:rsidRPr="00A3636C">
              <w:rPr>
                <w:rFonts w:ascii="Times New Roman" w:hAnsi="Times New Roman"/>
                <w:sz w:val="20"/>
                <w:szCs w:val="28"/>
              </w:rPr>
              <w:t>100</w:t>
            </w:r>
          </w:p>
        </w:tc>
        <w:tc>
          <w:tcPr>
            <w:tcW w:w="1872" w:type="dxa"/>
          </w:tcPr>
          <w:p w14:paraId="255F19E9" w14:textId="77777777" w:rsidR="00D843C7" w:rsidRPr="00A3636C" w:rsidRDefault="00D843C7" w:rsidP="0042441C">
            <w:pPr>
              <w:spacing w:before="60" w:after="60"/>
              <w:jc w:val="center"/>
              <w:rPr>
                <w:rFonts w:ascii="Times New Roman" w:hAnsi="Times New Roman"/>
                <w:sz w:val="28"/>
                <w:szCs w:val="28"/>
              </w:rPr>
            </w:pPr>
            <w:r w:rsidRPr="00A3636C">
              <w:rPr>
                <w:rFonts w:ascii="Times New Roman" w:hAnsi="Times New Roman"/>
                <w:sz w:val="20"/>
                <w:szCs w:val="28"/>
              </w:rPr>
              <w:t>Not Null</w:t>
            </w:r>
          </w:p>
        </w:tc>
        <w:tc>
          <w:tcPr>
            <w:tcW w:w="1872" w:type="dxa"/>
          </w:tcPr>
          <w:p w14:paraId="4C71CE78" w14:textId="77777777" w:rsidR="00D843C7" w:rsidRPr="00A3636C" w:rsidRDefault="00D843C7" w:rsidP="0042441C">
            <w:pPr>
              <w:spacing w:before="60" w:after="60"/>
              <w:jc w:val="center"/>
              <w:rPr>
                <w:rFonts w:ascii="Times New Roman" w:hAnsi="Times New Roman"/>
                <w:sz w:val="28"/>
                <w:szCs w:val="28"/>
              </w:rPr>
            </w:pPr>
            <w:r w:rsidRPr="00A3636C">
              <w:rPr>
                <w:rFonts w:ascii="Times New Roman" w:hAnsi="Times New Roman"/>
                <w:sz w:val="20"/>
                <w:szCs w:val="28"/>
              </w:rPr>
              <w:t>Primary research focus domain (e.g., Tropical Crops)</w:t>
            </w:r>
          </w:p>
        </w:tc>
      </w:tr>
      <w:tr w:rsidR="00D843C7" w:rsidRPr="00A3636C" w14:paraId="4163FD08" w14:textId="77777777" w:rsidTr="0042441C">
        <w:trPr>
          <w:jc w:val="center"/>
        </w:trPr>
        <w:tc>
          <w:tcPr>
            <w:tcW w:w="1872" w:type="dxa"/>
          </w:tcPr>
          <w:p w14:paraId="45DE0D4E" w14:textId="77777777" w:rsidR="00D843C7" w:rsidRPr="00A3636C" w:rsidRDefault="00D843C7" w:rsidP="0042441C">
            <w:pPr>
              <w:spacing w:before="60" w:after="60"/>
              <w:jc w:val="center"/>
              <w:rPr>
                <w:rFonts w:ascii="Times New Roman" w:hAnsi="Times New Roman"/>
                <w:sz w:val="28"/>
                <w:szCs w:val="28"/>
              </w:rPr>
            </w:pPr>
            <w:r w:rsidRPr="00A3636C">
              <w:rPr>
                <w:rFonts w:ascii="Times New Roman" w:hAnsi="Times New Roman"/>
                <w:sz w:val="20"/>
                <w:szCs w:val="28"/>
              </w:rPr>
              <w:t>website</w:t>
            </w:r>
          </w:p>
        </w:tc>
        <w:tc>
          <w:tcPr>
            <w:tcW w:w="1872" w:type="dxa"/>
          </w:tcPr>
          <w:p w14:paraId="72B14D36" w14:textId="77777777" w:rsidR="00D843C7" w:rsidRPr="00A3636C" w:rsidRDefault="00D843C7" w:rsidP="0042441C">
            <w:pPr>
              <w:spacing w:before="60" w:after="60"/>
              <w:jc w:val="center"/>
              <w:rPr>
                <w:rFonts w:ascii="Times New Roman" w:hAnsi="Times New Roman"/>
                <w:sz w:val="28"/>
                <w:szCs w:val="28"/>
              </w:rPr>
            </w:pPr>
            <w:r w:rsidRPr="00A3636C">
              <w:rPr>
                <w:rFonts w:ascii="Times New Roman" w:hAnsi="Times New Roman"/>
                <w:sz w:val="20"/>
                <w:szCs w:val="28"/>
              </w:rPr>
              <w:t>String (URL)</w:t>
            </w:r>
          </w:p>
        </w:tc>
        <w:tc>
          <w:tcPr>
            <w:tcW w:w="1872" w:type="dxa"/>
          </w:tcPr>
          <w:p w14:paraId="16EC15B1" w14:textId="77777777" w:rsidR="00D843C7" w:rsidRPr="00A3636C" w:rsidRDefault="00D843C7" w:rsidP="0042441C">
            <w:pPr>
              <w:spacing w:before="60" w:after="60"/>
              <w:jc w:val="center"/>
              <w:rPr>
                <w:rFonts w:ascii="Times New Roman" w:hAnsi="Times New Roman"/>
                <w:sz w:val="28"/>
                <w:szCs w:val="28"/>
              </w:rPr>
            </w:pPr>
            <w:r w:rsidRPr="00A3636C">
              <w:rPr>
                <w:rFonts w:ascii="Times New Roman" w:hAnsi="Times New Roman"/>
                <w:sz w:val="20"/>
                <w:szCs w:val="28"/>
              </w:rPr>
              <w:t>200</w:t>
            </w:r>
          </w:p>
        </w:tc>
        <w:tc>
          <w:tcPr>
            <w:tcW w:w="1872" w:type="dxa"/>
          </w:tcPr>
          <w:p w14:paraId="7A08F18D" w14:textId="77777777" w:rsidR="00D843C7" w:rsidRPr="00A3636C" w:rsidRDefault="00D843C7" w:rsidP="0042441C">
            <w:pPr>
              <w:spacing w:before="60" w:after="60"/>
              <w:jc w:val="center"/>
              <w:rPr>
                <w:rFonts w:ascii="Times New Roman" w:hAnsi="Times New Roman"/>
                <w:sz w:val="28"/>
                <w:szCs w:val="28"/>
              </w:rPr>
            </w:pPr>
            <w:r w:rsidRPr="00A3636C">
              <w:rPr>
                <w:rFonts w:ascii="Times New Roman" w:hAnsi="Times New Roman"/>
                <w:sz w:val="20"/>
                <w:szCs w:val="28"/>
              </w:rPr>
              <w:t>Not Null</w:t>
            </w:r>
          </w:p>
        </w:tc>
        <w:tc>
          <w:tcPr>
            <w:tcW w:w="1872" w:type="dxa"/>
          </w:tcPr>
          <w:p w14:paraId="4427AEA6" w14:textId="77777777" w:rsidR="00D843C7" w:rsidRPr="00A3636C" w:rsidRDefault="00D843C7" w:rsidP="0042441C">
            <w:pPr>
              <w:spacing w:before="60" w:after="60"/>
              <w:jc w:val="center"/>
              <w:rPr>
                <w:rFonts w:ascii="Times New Roman" w:hAnsi="Times New Roman"/>
                <w:sz w:val="28"/>
                <w:szCs w:val="28"/>
              </w:rPr>
            </w:pPr>
            <w:r w:rsidRPr="00A3636C">
              <w:rPr>
                <w:rFonts w:ascii="Times New Roman" w:hAnsi="Times New Roman"/>
                <w:sz w:val="20"/>
                <w:szCs w:val="28"/>
              </w:rPr>
              <w:t>Official web portal URL for reference attribution</w:t>
            </w:r>
          </w:p>
        </w:tc>
      </w:tr>
      <w:tr w:rsidR="00D843C7" w:rsidRPr="00A3636C" w14:paraId="32DDA66D" w14:textId="77777777" w:rsidTr="0042441C">
        <w:trPr>
          <w:jc w:val="center"/>
        </w:trPr>
        <w:tc>
          <w:tcPr>
            <w:tcW w:w="1872" w:type="dxa"/>
          </w:tcPr>
          <w:p w14:paraId="33EEF6DF" w14:textId="77777777" w:rsidR="00D843C7" w:rsidRPr="00A3636C" w:rsidRDefault="00D843C7" w:rsidP="0042441C">
            <w:pPr>
              <w:spacing w:before="60" w:after="60"/>
              <w:jc w:val="center"/>
              <w:rPr>
                <w:rFonts w:ascii="Times New Roman" w:hAnsi="Times New Roman"/>
                <w:sz w:val="28"/>
                <w:szCs w:val="28"/>
              </w:rPr>
            </w:pPr>
            <w:r w:rsidRPr="00A3636C">
              <w:rPr>
                <w:rFonts w:ascii="Times New Roman" w:hAnsi="Times New Roman"/>
                <w:sz w:val="20"/>
                <w:szCs w:val="28"/>
              </w:rPr>
              <w:t>description</w:t>
            </w:r>
          </w:p>
        </w:tc>
        <w:tc>
          <w:tcPr>
            <w:tcW w:w="1872" w:type="dxa"/>
          </w:tcPr>
          <w:p w14:paraId="7181901E" w14:textId="77777777" w:rsidR="00D843C7" w:rsidRPr="00A3636C" w:rsidRDefault="00D843C7" w:rsidP="0042441C">
            <w:pPr>
              <w:spacing w:before="60" w:after="60"/>
              <w:jc w:val="center"/>
              <w:rPr>
                <w:rFonts w:ascii="Times New Roman" w:hAnsi="Times New Roman"/>
                <w:sz w:val="28"/>
                <w:szCs w:val="28"/>
              </w:rPr>
            </w:pPr>
            <w:r w:rsidRPr="00A3636C">
              <w:rPr>
                <w:rFonts w:ascii="Times New Roman" w:hAnsi="Times New Roman"/>
                <w:sz w:val="20"/>
                <w:szCs w:val="28"/>
              </w:rPr>
              <w:t>Text</w:t>
            </w:r>
          </w:p>
        </w:tc>
        <w:tc>
          <w:tcPr>
            <w:tcW w:w="1872" w:type="dxa"/>
          </w:tcPr>
          <w:p w14:paraId="1282B734" w14:textId="77777777" w:rsidR="00D843C7" w:rsidRPr="00A3636C" w:rsidRDefault="00D843C7" w:rsidP="0042441C">
            <w:pPr>
              <w:spacing w:before="60" w:after="60"/>
              <w:jc w:val="center"/>
              <w:rPr>
                <w:rFonts w:ascii="Times New Roman" w:hAnsi="Times New Roman"/>
                <w:sz w:val="28"/>
                <w:szCs w:val="28"/>
              </w:rPr>
            </w:pPr>
            <w:r w:rsidRPr="00A3636C">
              <w:rPr>
                <w:rFonts w:ascii="Times New Roman" w:hAnsi="Times New Roman"/>
                <w:sz w:val="20"/>
                <w:szCs w:val="28"/>
              </w:rPr>
              <w:t>500</w:t>
            </w:r>
          </w:p>
        </w:tc>
        <w:tc>
          <w:tcPr>
            <w:tcW w:w="1872" w:type="dxa"/>
          </w:tcPr>
          <w:p w14:paraId="3BBAF35F" w14:textId="77777777" w:rsidR="00D843C7" w:rsidRPr="00A3636C" w:rsidRDefault="00D843C7" w:rsidP="0042441C">
            <w:pPr>
              <w:spacing w:before="60" w:after="60"/>
              <w:jc w:val="center"/>
              <w:rPr>
                <w:rFonts w:ascii="Times New Roman" w:hAnsi="Times New Roman"/>
                <w:sz w:val="28"/>
                <w:szCs w:val="28"/>
              </w:rPr>
            </w:pPr>
            <w:r w:rsidRPr="00A3636C">
              <w:rPr>
                <w:rFonts w:ascii="Times New Roman" w:hAnsi="Times New Roman"/>
                <w:sz w:val="20"/>
                <w:szCs w:val="28"/>
              </w:rPr>
              <w:t>Not Null</w:t>
            </w:r>
          </w:p>
        </w:tc>
        <w:tc>
          <w:tcPr>
            <w:tcW w:w="1872" w:type="dxa"/>
          </w:tcPr>
          <w:p w14:paraId="0E17672B" w14:textId="77777777" w:rsidR="00D843C7" w:rsidRPr="00A3636C" w:rsidRDefault="00D843C7" w:rsidP="0042441C">
            <w:pPr>
              <w:spacing w:before="60" w:after="60"/>
              <w:jc w:val="center"/>
              <w:rPr>
                <w:rFonts w:ascii="Times New Roman" w:hAnsi="Times New Roman"/>
                <w:sz w:val="28"/>
                <w:szCs w:val="28"/>
              </w:rPr>
            </w:pPr>
            <w:r w:rsidRPr="00A3636C">
              <w:rPr>
                <w:rFonts w:ascii="Times New Roman" w:hAnsi="Times New Roman"/>
                <w:sz w:val="20"/>
                <w:szCs w:val="28"/>
              </w:rPr>
              <w:t>Institutional mandate and extension role summary</w:t>
            </w:r>
          </w:p>
        </w:tc>
      </w:tr>
    </w:tbl>
    <w:p w14:paraId="7C467A36" w14:textId="77777777" w:rsidR="00D843C7" w:rsidRPr="00A3636C" w:rsidRDefault="00D843C7" w:rsidP="00D843C7">
      <w:pPr>
        <w:spacing w:after="120" w:line="360" w:lineRule="auto"/>
        <w:jc w:val="center"/>
        <w:rPr>
          <w:rFonts w:ascii="Times New Roman" w:hAnsi="Times New Roman"/>
          <w:sz w:val="28"/>
          <w:szCs w:val="28"/>
        </w:rPr>
      </w:pPr>
      <w:r w:rsidRPr="00A3636C">
        <w:rPr>
          <w:rFonts w:ascii="Times New Roman" w:hAnsi="Times New Roman"/>
          <w:b/>
          <w:sz w:val="24"/>
          <w:szCs w:val="28"/>
        </w:rPr>
        <w:t>Table 3.5</w:t>
      </w:r>
    </w:p>
    <w:p w14:paraId="36CB68EC" w14:textId="77777777" w:rsidR="00D843C7" w:rsidRPr="00A3636C" w:rsidRDefault="00D843C7" w:rsidP="00D843C7">
      <w:pPr>
        <w:spacing w:after="120" w:line="480" w:lineRule="auto"/>
        <w:jc w:val="both"/>
        <w:rPr>
          <w:rFonts w:ascii="Times New Roman" w:hAnsi="Times New Roman"/>
          <w:sz w:val="28"/>
          <w:szCs w:val="28"/>
        </w:rPr>
      </w:pPr>
      <w:r w:rsidRPr="00A3636C">
        <w:rPr>
          <w:rFonts w:ascii="Times New Roman" w:hAnsi="Times New Roman"/>
          <w:i/>
          <w:sz w:val="24"/>
          <w:szCs w:val="28"/>
        </w:rPr>
        <w:t>Creator Pre-Configured System Credentials and Configuration Data Dictionary</w:t>
      </w:r>
    </w:p>
    <w:tbl>
      <w:tblPr>
        <w:tblW w:w="0" w:type="auto"/>
        <w:jc w:val="center"/>
        <w:tblBorders>
          <w:top w:val="single" w:sz="8" w:space="0" w:color="000000"/>
          <w:bottom w:val="single" w:sz="8" w:space="0" w:color="000000"/>
          <w:insideH w:val="single" w:sz="4" w:space="0" w:color="CCCCCC"/>
        </w:tblBorders>
        <w:tblLook w:val="04A0" w:firstRow="1" w:lastRow="0" w:firstColumn="1" w:lastColumn="0" w:noHBand="0" w:noVBand="1"/>
      </w:tblPr>
      <w:tblGrid>
        <w:gridCol w:w="1819"/>
        <w:gridCol w:w="1682"/>
        <w:gridCol w:w="1688"/>
        <w:gridCol w:w="1900"/>
        <w:gridCol w:w="1750"/>
      </w:tblGrid>
      <w:tr w:rsidR="00D843C7" w:rsidRPr="00A3636C" w14:paraId="0F78A8B3" w14:textId="77777777" w:rsidTr="0042441C">
        <w:trPr>
          <w:jc w:val="center"/>
        </w:trPr>
        <w:tc>
          <w:tcPr>
            <w:tcW w:w="1872" w:type="dxa"/>
          </w:tcPr>
          <w:p w14:paraId="3484F097" w14:textId="77777777" w:rsidR="00D843C7" w:rsidRPr="00A3636C" w:rsidRDefault="00D843C7" w:rsidP="0042441C">
            <w:pPr>
              <w:jc w:val="center"/>
              <w:rPr>
                <w:rFonts w:ascii="Times New Roman" w:hAnsi="Times New Roman"/>
                <w:sz w:val="28"/>
                <w:szCs w:val="28"/>
              </w:rPr>
            </w:pPr>
            <w:r w:rsidRPr="00A3636C">
              <w:rPr>
                <w:rFonts w:ascii="Times New Roman" w:hAnsi="Times New Roman"/>
                <w:sz w:val="20"/>
                <w:szCs w:val="28"/>
              </w:rPr>
              <w:t>Field Name</w:t>
            </w:r>
          </w:p>
        </w:tc>
        <w:tc>
          <w:tcPr>
            <w:tcW w:w="1872" w:type="dxa"/>
          </w:tcPr>
          <w:p w14:paraId="6B0E95F0" w14:textId="77777777" w:rsidR="00D843C7" w:rsidRPr="00A3636C" w:rsidRDefault="00D843C7" w:rsidP="0042441C">
            <w:pPr>
              <w:jc w:val="center"/>
              <w:rPr>
                <w:rFonts w:ascii="Times New Roman" w:hAnsi="Times New Roman"/>
                <w:sz w:val="28"/>
                <w:szCs w:val="28"/>
              </w:rPr>
            </w:pPr>
            <w:r w:rsidRPr="00A3636C">
              <w:rPr>
                <w:rFonts w:ascii="Times New Roman" w:hAnsi="Times New Roman"/>
                <w:sz w:val="20"/>
                <w:szCs w:val="28"/>
              </w:rPr>
              <w:t>Data Type</w:t>
            </w:r>
          </w:p>
        </w:tc>
        <w:tc>
          <w:tcPr>
            <w:tcW w:w="1872" w:type="dxa"/>
          </w:tcPr>
          <w:p w14:paraId="299B0429" w14:textId="77777777" w:rsidR="00D843C7" w:rsidRPr="00A3636C" w:rsidRDefault="00D843C7" w:rsidP="0042441C">
            <w:pPr>
              <w:jc w:val="center"/>
              <w:rPr>
                <w:rFonts w:ascii="Times New Roman" w:hAnsi="Times New Roman"/>
                <w:sz w:val="28"/>
                <w:szCs w:val="28"/>
              </w:rPr>
            </w:pPr>
            <w:r w:rsidRPr="00A3636C">
              <w:rPr>
                <w:rFonts w:ascii="Times New Roman" w:hAnsi="Times New Roman"/>
                <w:sz w:val="20"/>
                <w:szCs w:val="28"/>
              </w:rPr>
              <w:t>Length</w:t>
            </w:r>
          </w:p>
        </w:tc>
        <w:tc>
          <w:tcPr>
            <w:tcW w:w="1872" w:type="dxa"/>
          </w:tcPr>
          <w:p w14:paraId="3AFB68FE" w14:textId="77777777" w:rsidR="00D843C7" w:rsidRPr="00A3636C" w:rsidRDefault="00D843C7" w:rsidP="0042441C">
            <w:pPr>
              <w:jc w:val="center"/>
              <w:rPr>
                <w:rFonts w:ascii="Times New Roman" w:hAnsi="Times New Roman"/>
                <w:sz w:val="28"/>
                <w:szCs w:val="28"/>
              </w:rPr>
            </w:pPr>
            <w:r w:rsidRPr="00A3636C">
              <w:rPr>
                <w:rFonts w:ascii="Times New Roman" w:hAnsi="Times New Roman"/>
                <w:sz w:val="20"/>
                <w:szCs w:val="28"/>
              </w:rPr>
              <w:t>Constraint</w:t>
            </w:r>
          </w:p>
        </w:tc>
        <w:tc>
          <w:tcPr>
            <w:tcW w:w="1872" w:type="dxa"/>
          </w:tcPr>
          <w:p w14:paraId="59F7B8C8" w14:textId="77777777" w:rsidR="00D843C7" w:rsidRPr="00A3636C" w:rsidRDefault="00D843C7" w:rsidP="0042441C">
            <w:pPr>
              <w:jc w:val="center"/>
              <w:rPr>
                <w:rFonts w:ascii="Times New Roman" w:hAnsi="Times New Roman"/>
                <w:sz w:val="28"/>
                <w:szCs w:val="28"/>
              </w:rPr>
            </w:pPr>
            <w:r w:rsidRPr="00A3636C">
              <w:rPr>
                <w:rFonts w:ascii="Times New Roman" w:hAnsi="Times New Roman"/>
                <w:sz w:val="20"/>
                <w:szCs w:val="28"/>
              </w:rPr>
              <w:t>Description</w:t>
            </w:r>
          </w:p>
        </w:tc>
      </w:tr>
      <w:tr w:rsidR="00D843C7" w:rsidRPr="00A3636C" w14:paraId="772BDAF0" w14:textId="77777777" w:rsidTr="0042441C">
        <w:trPr>
          <w:jc w:val="center"/>
        </w:trPr>
        <w:tc>
          <w:tcPr>
            <w:tcW w:w="1872" w:type="dxa"/>
          </w:tcPr>
          <w:p w14:paraId="22EC9EEA" w14:textId="77777777" w:rsidR="00D843C7" w:rsidRPr="00A3636C" w:rsidRDefault="00D843C7" w:rsidP="0042441C">
            <w:pPr>
              <w:spacing w:before="60" w:after="60"/>
              <w:jc w:val="center"/>
              <w:rPr>
                <w:rFonts w:ascii="Times New Roman" w:hAnsi="Times New Roman"/>
                <w:sz w:val="28"/>
                <w:szCs w:val="28"/>
              </w:rPr>
            </w:pPr>
            <w:r w:rsidRPr="00A3636C">
              <w:rPr>
                <w:rFonts w:ascii="Times New Roman" w:hAnsi="Times New Roman"/>
                <w:sz w:val="20"/>
                <w:szCs w:val="28"/>
              </w:rPr>
              <w:t>rag_backend_url</w:t>
            </w:r>
          </w:p>
        </w:tc>
        <w:tc>
          <w:tcPr>
            <w:tcW w:w="1872" w:type="dxa"/>
          </w:tcPr>
          <w:p w14:paraId="6A994036" w14:textId="77777777" w:rsidR="00D843C7" w:rsidRPr="00A3636C" w:rsidRDefault="00D843C7" w:rsidP="0042441C">
            <w:pPr>
              <w:spacing w:before="60" w:after="60"/>
              <w:jc w:val="center"/>
              <w:rPr>
                <w:rFonts w:ascii="Times New Roman" w:hAnsi="Times New Roman"/>
                <w:sz w:val="28"/>
                <w:szCs w:val="28"/>
              </w:rPr>
            </w:pPr>
            <w:r w:rsidRPr="00A3636C">
              <w:rPr>
                <w:rFonts w:ascii="Times New Roman" w:hAnsi="Times New Roman"/>
                <w:sz w:val="20"/>
                <w:szCs w:val="28"/>
              </w:rPr>
              <w:t>String (URL)</w:t>
            </w:r>
          </w:p>
        </w:tc>
        <w:tc>
          <w:tcPr>
            <w:tcW w:w="1872" w:type="dxa"/>
          </w:tcPr>
          <w:p w14:paraId="14414338" w14:textId="77777777" w:rsidR="00D843C7" w:rsidRPr="00A3636C" w:rsidRDefault="00D843C7" w:rsidP="0042441C">
            <w:pPr>
              <w:spacing w:before="60" w:after="60"/>
              <w:jc w:val="center"/>
              <w:rPr>
                <w:rFonts w:ascii="Times New Roman" w:hAnsi="Times New Roman"/>
                <w:sz w:val="28"/>
                <w:szCs w:val="28"/>
              </w:rPr>
            </w:pPr>
            <w:r w:rsidRPr="00A3636C">
              <w:rPr>
                <w:rFonts w:ascii="Times New Roman" w:hAnsi="Times New Roman"/>
                <w:sz w:val="20"/>
                <w:szCs w:val="28"/>
              </w:rPr>
              <w:t>100</w:t>
            </w:r>
          </w:p>
        </w:tc>
        <w:tc>
          <w:tcPr>
            <w:tcW w:w="1872" w:type="dxa"/>
          </w:tcPr>
          <w:p w14:paraId="26BC6887" w14:textId="77777777" w:rsidR="00D843C7" w:rsidRPr="00A3636C" w:rsidRDefault="00D843C7" w:rsidP="0042441C">
            <w:pPr>
              <w:spacing w:before="60" w:after="60"/>
              <w:jc w:val="center"/>
              <w:rPr>
                <w:rFonts w:ascii="Times New Roman" w:hAnsi="Times New Roman"/>
                <w:sz w:val="28"/>
                <w:szCs w:val="28"/>
              </w:rPr>
            </w:pPr>
            <w:r w:rsidRPr="00A3636C">
              <w:rPr>
                <w:rFonts w:ascii="Times New Roman" w:hAnsi="Times New Roman"/>
                <w:sz w:val="20"/>
                <w:szCs w:val="28"/>
              </w:rPr>
              <w:t>Default: http://127.0.0.1:8000</w:t>
            </w:r>
          </w:p>
        </w:tc>
        <w:tc>
          <w:tcPr>
            <w:tcW w:w="1872" w:type="dxa"/>
          </w:tcPr>
          <w:p w14:paraId="2502CAD4" w14:textId="77777777" w:rsidR="00D843C7" w:rsidRPr="00A3636C" w:rsidRDefault="00D843C7" w:rsidP="0042441C">
            <w:pPr>
              <w:spacing w:before="60" w:after="60"/>
              <w:jc w:val="center"/>
              <w:rPr>
                <w:rFonts w:ascii="Times New Roman" w:hAnsi="Times New Roman"/>
                <w:sz w:val="28"/>
                <w:szCs w:val="28"/>
              </w:rPr>
            </w:pPr>
            <w:r w:rsidRPr="00A3636C">
              <w:rPr>
                <w:rFonts w:ascii="Times New Roman" w:hAnsi="Times New Roman"/>
                <w:sz w:val="20"/>
                <w:szCs w:val="28"/>
              </w:rPr>
              <w:t>URL location of FastAPI backend server</w:t>
            </w:r>
          </w:p>
        </w:tc>
      </w:tr>
      <w:tr w:rsidR="00D843C7" w:rsidRPr="00A3636C" w14:paraId="3E971F59" w14:textId="77777777" w:rsidTr="0042441C">
        <w:trPr>
          <w:jc w:val="center"/>
        </w:trPr>
        <w:tc>
          <w:tcPr>
            <w:tcW w:w="1872" w:type="dxa"/>
          </w:tcPr>
          <w:p w14:paraId="687B24AB" w14:textId="77777777" w:rsidR="00D843C7" w:rsidRPr="00A3636C" w:rsidRDefault="00D843C7" w:rsidP="0042441C">
            <w:pPr>
              <w:spacing w:before="60" w:after="60"/>
              <w:jc w:val="center"/>
              <w:rPr>
                <w:rFonts w:ascii="Times New Roman" w:hAnsi="Times New Roman"/>
                <w:sz w:val="28"/>
                <w:szCs w:val="28"/>
              </w:rPr>
            </w:pPr>
            <w:r w:rsidRPr="00A3636C">
              <w:rPr>
                <w:rFonts w:ascii="Times New Roman" w:hAnsi="Times New Roman"/>
                <w:sz w:val="20"/>
                <w:szCs w:val="28"/>
              </w:rPr>
              <w:t>rag_gemini_key</w:t>
            </w:r>
          </w:p>
        </w:tc>
        <w:tc>
          <w:tcPr>
            <w:tcW w:w="1872" w:type="dxa"/>
          </w:tcPr>
          <w:p w14:paraId="573A9B25" w14:textId="77777777" w:rsidR="00D843C7" w:rsidRPr="00A3636C" w:rsidRDefault="00D843C7" w:rsidP="0042441C">
            <w:pPr>
              <w:spacing w:before="60" w:after="60"/>
              <w:jc w:val="center"/>
              <w:rPr>
                <w:rFonts w:ascii="Times New Roman" w:hAnsi="Times New Roman"/>
                <w:sz w:val="28"/>
                <w:szCs w:val="28"/>
              </w:rPr>
            </w:pPr>
            <w:r w:rsidRPr="00A3636C">
              <w:rPr>
                <w:rFonts w:ascii="Times New Roman" w:hAnsi="Times New Roman"/>
                <w:sz w:val="20"/>
                <w:szCs w:val="28"/>
              </w:rPr>
              <w:t>String</w:t>
            </w:r>
          </w:p>
        </w:tc>
        <w:tc>
          <w:tcPr>
            <w:tcW w:w="1872" w:type="dxa"/>
          </w:tcPr>
          <w:p w14:paraId="7E5ED146" w14:textId="77777777" w:rsidR="00D843C7" w:rsidRPr="00A3636C" w:rsidRDefault="00D843C7" w:rsidP="0042441C">
            <w:pPr>
              <w:spacing w:before="60" w:after="60"/>
              <w:jc w:val="center"/>
              <w:rPr>
                <w:rFonts w:ascii="Times New Roman" w:hAnsi="Times New Roman"/>
                <w:sz w:val="28"/>
                <w:szCs w:val="28"/>
              </w:rPr>
            </w:pPr>
            <w:r w:rsidRPr="00A3636C">
              <w:rPr>
                <w:rFonts w:ascii="Times New Roman" w:hAnsi="Times New Roman"/>
                <w:sz w:val="20"/>
                <w:szCs w:val="28"/>
              </w:rPr>
              <w:t>100</w:t>
            </w:r>
          </w:p>
        </w:tc>
        <w:tc>
          <w:tcPr>
            <w:tcW w:w="1872" w:type="dxa"/>
          </w:tcPr>
          <w:p w14:paraId="168F6DC8" w14:textId="77777777" w:rsidR="00D843C7" w:rsidRPr="00A3636C" w:rsidRDefault="00D843C7" w:rsidP="0042441C">
            <w:pPr>
              <w:spacing w:before="60" w:after="60"/>
              <w:jc w:val="center"/>
              <w:rPr>
                <w:rFonts w:ascii="Times New Roman" w:hAnsi="Times New Roman"/>
                <w:sz w:val="28"/>
                <w:szCs w:val="28"/>
              </w:rPr>
            </w:pPr>
            <w:r w:rsidRPr="00A3636C">
              <w:rPr>
                <w:rFonts w:ascii="Times New Roman" w:hAnsi="Times New Roman"/>
                <w:sz w:val="20"/>
                <w:szCs w:val="28"/>
              </w:rPr>
              <w:t>Pre-set in .env</w:t>
            </w:r>
          </w:p>
        </w:tc>
        <w:tc>
          <w:tcPr>
            <w:tcW w:w="1872" w:type="dxa"/>
          </w:tcPr>
          <w:p w14:paraId="1773552B" w14:textId="77777777" w:rsidR="00D843C7" w:rsidRPr="00A3636C" w:rsidRDefault="00D843C7" w:rsidP="0042441C">
            <w:pPr>
              <w:spacing w:before="60" w:after="60"/>
              <w:jc w:val="center"/>
              <w:rPr>
                <w:rFonts w:ascii="Times New Roman" w:hAnsi="Times New Roman"/>
                <w:sz w:val="28"/>
                <w:szCs w:val="28"/>
              </w:rPr>
            </w:pPr>
            <w:r w:rsidRPr="00A3636C">
              <w:rPr>
                <w:rFonts w:ascii="Times New Roman" w:hAnsi="Times New Roman"/>
                <w:sz w:val="20"/>
                <w:szCs w:val="28"/>
              </w:rPr>
              <w:t>Google Gemini 2.5 Flash API Key (Pre-configured by creator on server)</w:t>
            </w:r>
          </w:p>
        </w:tc>
      </w:tr>
      <w:tr w:rsidR="00D843C7" w:rsidRPr="00A3636C" w14:paraId="1AD4E4BE" w14:textId="77777777" w:rsidTr="0042441C">
        <w:trPr>
          <w:jc w:val="center"/>
        </w:trPr>
        <w:tc>
          <w:tcPr>
            <w:tcW w:w="1872" w:type="dxa"/>
          </w:tcPr>
          <w:p w14:paraId="469A732C" w14:textId="77777777" w:rsidR="00D843C7" w:rsidRPr="00A3636C" w:rsidRDefault="00D843C7" w:rsidP="0042441C">
            <w:pPr>
              <w:spacing w:before="60" w:after="60"/>
              <w:jc w:val="center"/>
              <w:rPr>
                <w:rFonts w:ascii="Times New Roman" w:hAnsi="Times New Roman"/>
                <w:sz w:val="28"/>
                <w:szCs w:val="28"/>
              </w:rPr>
            </w:pPr>
            <w:r w:rsidRPr="00A3636C">
              <w:rPr>
                <w:rFonts w:ascii="Times New Roman" w:hAnsi="Times New Roman"/>
                <w:sz w:val="20"/>
                <w:szCs w:val="28"/>
              </w:rPr>
              <w:t>rag_hf_token</w:t>
            </w:r>
          </w:p>
        </w:tc>
        <w:tc>
          <w:tcPr>
            <w:tcW w:w="1872" w:type="dxa"/>
          </w:tcPr>
          <w:p w14:paraId="2E4130A8" w14:textId="77777777" w:rsidR="00D843C7" w:rsidRPr="00A3636C" w:rsidRDefault="00D843C7" w:rsidP="0042441C">
            <w:pPr>
              <w:spacing w:before="60" w:after="60"/>
              <w:jc w:val="center"/>
              <w:rPr>
                <w:rFonts w:ascii="Times New Roman" w:hAnsi="Times New Roman"/>
                <w:sz w:val="28"/>
                <w:szCs w:val="28"/>
              </w:rPr>
            </w:pPr>
            <w:r w:rsidRPr="00A3636C">
              <w:rPr>
                <w:rFonts w:ascii="Times New Roman" w:hAnsi="Times New Roman"/>
                <w:sz w:val="20"/>
                <w:szCs w:val="28"/>
              </w:rPr>
              <w:t>String</w:t>
            </w:r>
          </w:p>
        </w:tc>
        <w:tc>
          <w:tcPr>
            <w:tcW w:w="1872" w:type="dxa"/>
          </w:tcPr>
          <w:p w14:paraId="15F4766C" w14:textId="77777777" w:rsidR="00D843C7" w:rsidRPr="00A3636C" w:rsidRDefault="00D843C7" w:rsidP="0042441C">
            <w:pPr>
              <w:spacing w:before="60" w:after="60"/>
              <w:jc w:val="center"/>
              <w:rPr>
                <w:rFonts w:ascii="Times New Roman" w:hAnsi="Times New Roman"/>
                <w:sz w:val="28"/>
                <w:szCs w:val="28"/>
              </w:rPr>
            </w:pPr>
            <w:r w:rsidRPr="00A3636C">
              <w:rPr>
                <w:rFonts w:ascii="Times New Roman" w:hAnsi="Times New Roman"/>
                <w:sz w:val="20"/>
                <w:szCs w:val="28"/>
              </w:rPr>
              <w:t>100</w:t>
            </w:r>
          </w:p>
        </w:tc>
        <w:tc>
          <w:tcPr>
            <w:tcW w:w="1872" w:type="dxa"/>
          </w:tcPr>
          <w:p w14:paraId="5E6FDB75" w14:textId="77777777" w:rsidR="00D843C7" w:rsidRPr="00A3636C" w:rsidRDefault="00D843C7" w:rsidP="0042441C">
            <w:pPr>
              <w:spacing w:before="60" w:after="60"/>
              <w:jc w:val="center"/>
              <w:rPr>
                <w:rFonts w:ascii="Times New Roman" w:hAnsi="Times New Roman"/>
                <w:sz w:val="28"/>
                <w:szCs w:val="28"/>
              </w:rPr>
            </w:pPr>
            <w:r w:rsidRPr="00A3636C">
              <w:rPr>
                <w:rFonts w:ascii="Times New Roman" w:hAnsi="Times New Roman"/>
                <w:sz w:val="20"/>
                <w:szCs w:val="28"/>
              </w:rPr>
              <w:t>Pre-set in .env</w:t>
            </w:r>
          </w:p>
        </w:tc>
        <w:tc>
          <w:tcPr>
            <w:tcW w:w="1872" w:type="dxa"/>
          </w:tcPr>
          <w:p w14:paraId="044309A0" w14:textId="77777777" w:rsidR="00D843C7" w:rsidRPr="00A3636C" w:rsidRDefault="00D843C7" w:rsidP="0042441C">
            <w:pPr>
              <w:spacing w:before="60" w:after="60"/>
              <w:jc w:val="center"/>
              <w:rPr>
                <w:rFonts w:ascii="Times New Roman" w:hAnsi="Times New Roman"/>
                <w:sz w:val="28"/>
                <w:szCs w:val="28"/>
              </w:rPr>
            </w:pPr>
            <w:r w:rsidRPr="00A3636C">
              <w:rPr>
                <w:rFonts w:ascii="Times New Roman" w:hAnsi="Times New Roman"/>
                <w:sz w:val="20"/>
                <w:szCs w:val="28"/>
              </w:rPr>
              <w:t xml:space="preserve">Hugging Face Inference Token </w:t>
            </w:r>
            <w:r w:rsidRPr="00A3636C">
              <w:rPr>
                <w:rFonts w:ascii="Times New Roman" w:hAnsi="Times New Roman"/>
                <w:sz w:val="20"/>
                <w:szCs w:val="28"/>
              </w:rPr>
              <w:lastRenderedPageBreak/>
              <w:t>(Pre-configured by creator on server)</w:t>
            </w:r>
          </w:p>
        </w:tc>
      </w:tr>
      <w:tr w:rsidR="00D843C7" w:rsidRPr="00A3636C" w14:paraId="0E0566C1" w14:textId="77777777" w:rsidTr="0042441C">
        <w:trPr>
          <w:jc w:val="center"/>
        </w:trPr>
        <w:tc>
          <w:tcPr>
            <w:tcW w:w="1872" w:type="dxa"/>
          </w:tcPr>
          <w:p w14:paraId="7458078A" w14:textId="77777777" w:rsidR="00D843C7" w:rsidRPr="00A3636C" w:rsidRDefault="00D843C7" w:rsidP="0042441C">
            <w:pPr>
              <w:spacing w:before="60" w:after="60"/>
              <w:jc w:val="center"/>
              <w:rPr>
                <w:rFonts w:ascii="Times New Roman" w:hAnsi="Times New Roman"/>
                <w:sz w:val="28"/>
                <w:szCs w:val="28"/>
              </w:rPr>
            </w:pPr>
            <w:r w:rsidRPr="00A3636C">
              <w:rPr>
                <w:rFonts w:ascii="Times New Roman" w:hAnsi="Times New Roman"/>
                <w:sz w:val="20"/>
                <w:szCs w:val="28"/>
              </w:rPr>
              <w:lastRenderedPageBreak/>
              <w:t>pipeline_mode</w:t>
            </w:r>
          </w:p>
        </w:tc>
        <w:tc>
          <w:tcPr>
            <w:tcW w:w="1872" w:type="dxa"/>
          </w:tcPr>
          <w:p w14:paraId="70263403" w14:textId="77777777" w:rsidR="00D843C7" w:rsidRPr="00A3636C" w:rsidRDefault="00D843C7" w:rsidP="0042441C">
            <w:pPr>
              <w:spacing w:before="60" w:after="60"/>
              <w:jc w:val="center"/>
              <w:rPr>
                <w:rFonts w:ascii="Times New Roman" w:hAnsi="Times New Roman"/>
                <w:sz w:val="28"/>
                <w:szCs w:val="28"/>
              </w:rPr>
            </w:pPr>
            <w:r w:rsidRPr="00A3636C">
              <w:rPr>
                <w:rFonts w:ascii="Times New Roman" w:hAnsi="Times New Roman"/>
                <w:sz w:val="20"/>
                <w:szCs w:val="28"/>
              </w:rPr>
              <w:t>Enum String</w:t>
            </w:r>
          </w:p>
        </w:tc>
        <w:tc>
          <w:tcPr>
            <w:tcW w:w="1872" w:type="dxa"/>
          </w:tcPr>
          <w:p w14:paraId="04A6531A" w14:textId="77777777" w:rsidR="00D843C7" w:rsidRPr="00A3636C" w:rsidRDefault="00D843C7" w:rsidP="0042441C">
            <w:pPr>
              <w:spacing w:before="60" w:after="60"/>
              <w:jc w:val="center"/>
              <w:rPr>
                <w:rFonts w:ascii="Times New Roman" w:hAnsi="Times New Roman"/>
                <w:sz w:val="28"/>
                <w:szCs w:val="28"/>
              </w:rPr>
            </w:pPr>
            <w:r w:rsidRPr="00A3636C">
              <w:rPr>
                <w:rFonts w:ascii="Times New Roman" w:hAnsi="Times New Roman"/>
                <w:sz w:val="20"/>
                <w:szCs w:val="28"/>
              </w:rPr>
              <w:t>10</w:t>
            </w:r>
          </w:p>
        </w:tc>
        <w:tc>
          <w:tcPr>
            <w:tcW w:w="1872" w:type="dxa"/>
          </w:tcPr>
          <w:p w14:paraId="7BCEB13B" w14:textId="77777777" w:rsidR="00D843C7" w:rsidRPr="00A3636C" w:rsidRDefault="00D843C7" w:rsidP="0042441C">
            <w:pPr>
              <w:spacing w:before="60" w:after="60"/>
              <w:jc w:val="center"/>
              <w:rPr>
                <w:rFonts w:ascii="Times New Roman" w:hAnsi="Times New Roman"/>
                <w:sz w:val="28"/>
                <w:szCs w:val="28"/>
              </w:rPr>
            </w:pPr>
            <w:r w:rsidRPr="00A3636C">
              <w:rPr>
                <w:rFonts w:ascii="Times New Roman" w:hAnsi="Times New Roman"/>
                <w:sz w:val="20"/>
                <w:szCs w:val="28"/>
              </w:rPr>
              <w:t>Default: pivot</w:t>
            </w:r>
          </w:p>
        </w:tc>
        <w:tc>
          <w:tcPr>
            <w:tcW w:w="1872" w:type="dxa"/>
          </w:tcPr>
          <w:p w14:paraId="43722BC1" w14:textId="77777777" w:rsidR="00D843C7" w:rsidRPr="00A3636C" w:rsidRDefault="00D843C7" w:rsidP="0042441C">
            <w:pPr>
              <w:spacing w:before="60" w:after="60"/>
              <w:jc w:val="center"/>
              <w:rPr>
                <w:rFonts w:ascii="Times New Roman" w:hAnsi="Times New Roman"/>
                <w:sz w:val="28"/>
                <w:szCs w:val="28"/>
              </w:rPr>
            </w:pPr>
            <w:r w:rsidRPr="00A3636C">
              <w:rPr>
                <w:rFonts w:ascii="Times New Roman" w:hAnsi="Times New Roman"/>
                <w:sz w:val="20"/>
                <w:szCs w:val="28"/>
              </w:rPr>
              <w:t>Selected pipeline execution mode ('pivot' or 'direct')</w:t>
            </w:r>
          </w:p>
        </w:tc>
      </w:tr>
    </w:tbl>
    <w:p w14:paraId="0043B336" w14:textId="77777777" w:rsidR="00D843C7" w:rsidRPr="00A3636C" w:rsidRDefault="00D843C7" w:rsidP="00D843C7">
      <w:pPr>
        <w:spacing w:after="120" w:line="480" w:lineRule="auto"/>
        <w:rPr>
          <w:rFonts w:ascii="Times New Roman" w:hAnsi="Times New Roman"/>
          <w:sz w:val="28"/>
          <w:szCs w:val="28"/>
        </w:rPr>
      </w:pPr>
      <w:r>
        <w:rPr>
          <w:rFonts w:ascii="Times New Roman" w:hAnsi="Times New Roman"/>
          <w:b/>
          <w:sz w:val="24"/>
        </w:rPr>
        <w:t>3.5 System Algorithm</w:t>
      </w:r>
    </w:p>
    <w:p w14:paraId="403EE1D4" w14:textId="77777777" w:rsidR="00D843C7" w:rsidRPr="00A3636C" w:rsidRDefault="00D843C7" w:rsidP="00D843C7">
      <w:pPr>
        <w:spacing w:after="120" w:line="480" w:lineRule="auto"/>
        <w:ind w:firstLine="720"/>
        <w:jc w:val="both"/>
        <w:rPr>
          <w:rFonts w:ascii="Times New Roman" w:hAnsi="Times New Roman"/>
          <w:sz w:val="28"/>
          <w:szCs w:val="28"/>
        </w:rPr>
      </w:pPr>
      <w:r w:rsidRPr="00A3636C">
        <w:rPr>
          <w:rFonts w:ascii="Times New Roman" w:hAnsi="Times New Roman"/>
          <w:sz w:val="24"/>
          <w:szCs w:val="28"/>
        </w:rPr>
        <w:t>This section formalizes the core procedural logic and mathematical algorithms governing the system's operational pipelines. The system executes two primary algorithms: Algorithm 3.1 for Multilingual RAG Retrieval &amp; Advisory Synthesis, and Algorithm 3.2 for Multimodal Crop Leaf Pathology Computer Vision Diagnosis.</w:t>
      </w:r>
    </w:p>
    <w:p w14:paraId="476A593C" w14:textId="77777777" w:rsidR="00D843C7" w:rsidRPr="00A3636C" w:rsidRDefault="00D843C7" w:rsidP="00D843C7">
      <w:pPr>
        <w:spacing w:after="120" w:line="480" w:lineRule="auto"/>
        <w:jc w:val="both"/>
        <w:rPr>
          <w:rFonts w:ascii="Times New Roman" w:hAnsi="Times New Roman"/>
          <w:sz w:val="28"/>
          <w:szCs w:val="28"/>
        </w:rPr>
      </w:pPr>
      <w:r w:rsidRPr="00A3636C">
        <w:rPr>
          <w:rFonts w:ascii="Times New Roman" w:hAnsi="Times New Roman"/>
          <w:b/>
          <w:sz w:val="24"/>
          <w:szCs w:val="28"/>
        </w:rPr>
        <w:t>Algorithm 3.1: Multilingual RAG Retrieval &amp; Advisory Synthesis Algorithm</w:t>
      </w:r>
    </w:p>
    <w:p w14:paraId="55EE2524" w14:textId="77777777" w:rsidR="00D843C7" w:rsidRPr="00A3636C" w:rsidRDefault="00D843C7" w:rsidP="00D843C7">
      <w:pPr>
        <w:spacing w:after="120" w:line="480" w:lineRule="auto"/>
        <w:ind w:firstLine="720"/>
        <w:jc w:val="both"/>
        <w:rPr>
          <w:rFonts w:ascii="Times New Roman" w:hAnsi="Times New Roman"/>
          <w:sz w:val="28"/>
          <w:szCs w:val="28"/>
        </w:rPr>
      </w:pPr>
      <w:r w:rsidRPr="00A3636C">
        <w:rPr>
          <w:rFonts w:ascii="Times New Roman" w:hAnsi="Times New Roman"/>
          <w:sz w:val="24"/>
          <w:szCs w:val="28"/>
        </w:rPr>
        <w:t>Algorithm 3.1 controls the multi-stage transformation of farmer queries submitted in low-resource Nigerian dialects into grounded, verified advisory responses.</w:t>
      </w:r>
    </w:p>
    <w:p w14:paraId="2C13C7D2" w14:textId="2EF80415" w:rsidR="002A6B13" w:rsidRDefault="002A6B13" w:rsidP="00C87997">
      <w:pPr>
        <w:spacing w:after="120" w:line="480" w:lineRule="auto"/>
        <w:rPr>
          <w:rFonts w:ascii="Courier New" w:hAnsi="Courier New"/>
          <w:sz w:val="28"/>
          <w:szCs w:val="28"/>
        </w:rPr>
      </w:pPr>
      <w:r w:rsidRPr="00D05D62">
        <w:rPr>
          <w:rFonts w:ascii="Times New Roman" w:hAnsi="Times New Roman"/>
          <w:sz w:val="24"/>
          <w:szCs w:val="28"/>
        </w:rPr>
        <w:t>ALGORITHM 3.1: Multilingual RAG Retrieval &amp; Advisory Synthesis</w:t>
      </w:r>
      <w:r w:rsidRPr="00D05D62">
        <w:rPr>
          <w:rFonts w:ascii="Times New Roman" w:hAnsi="Times New Roman"/>
          <w:sz w:val="24"/>
          <w:szCs w:val="28"/>
        </w:rPr>
        <w:br/>
        <w:t>Input  : Farmer Query Q_src (string), Source Language L_src ∈ {Pidgin, Hausa, Igbo, Yoruba, English}, Pipeline Mode M ∈ {Pivot, Direct}</w:t>
      </w:r>
      <w:r w:rsidRPr="00D05D62">
        <w:rPr>
          <w:rFonts w:ascii="Times New Roman" w:hAnsi="Times New Roman"/>
          <w:sz w:val="24"/>
          <w:szCs w:val="28"/>
        </w:rPr>
        <w:br/>
        <w:t>Note   : API Keys (Gemini &amp; NLLB) are pre-configured on backend by system creator</w:t>
      </w:r>
      <w:r w:rsidRPr="00D05D62">
        <w:rPr>
          <w:rFonts w:ascii="Times New Roman" w:hAnsi="Times New Roman"/>
          <w:sz w:val="24"/>
          <w:szCs w:val="28"/>
        </w:rPr>
        <w:br/>
        <w:t>Output : Advisory Response R_final (string), Execution Telemetry Logs T_trace (JSON)</w:t>
      </w:r>
      <w:r w:rsidRPr="00D05D62">
        <w:rPr>
          <w:rFonts w:ascii="Times New Roman" w:hAnsi="Times New Roman"/>
          <w:sz w:val="24"/>
          <w:szCs w:val="28"/>
        </w:rPr>
        <w:br/>
        <w:t>----------------------------------------------------------------------------------------------------</w:t>
      </w:r>
      <w:r w:rsidRPr="00D05D62">
        <w:rPr>
          <w:rFonts w:ascii="Times New Roman" w:hAnsi="Times New Roman"/>
          <w:sz w:val="24"/>
          <w:szCs w:val="28"/>
        </w:rPr>
        <w:br/>
        <w:t>1. Initialize telemetry log T_trace ← empty map, Start overall timer t_0 ← current_time()</w:t>
      </w:r>
      <w:r w:rsidRPr="00D05D62">
        <w:rPr>
          <w:rFonts w:ascii="Times New Roman" w:hAnsi="Times New Roman"/>
          <w:sz w:val="24"/>
          <w:szCs w:val="28"/>
        </w:rPr>
        <w:br/>
        <w:t>2. IF L_src == 'English'</w:t>
      </w:r>
      <w:r w:rsidR="00BC2EAF">
        <w:rPr>
          <w:rFonts w:ascii="Times New Roman" w:hAnsi="Times New Roman"/>
          <w:sz w:val="24"/>
          <w:szCs w:val="28"/>
        </w:rPr>
        <w:t xml:space="preserve"> </w:t>
      </w:r>
      <w:r w:rsidRPr="00D05D62">
        <w:rPr>
          <w:rFonts w:ascii="Times New Roman" w:hAnsi="Times New Roman"/>
          <w:sz w:val="24"/>
          <w:szCs w:val="28"/>
        </w:rPr>
        <w:t>THEN:</w:t>
      </w:r>
      <w:r w:rsidRPr="00D05D62">
        <w:rPr>
          <w:rFonts w:ascii="Times New Roman" w:hAnsi="Times New Roman"/>
          <w:sz w:val="24"/>
          <w:szCs w:val="28"/>
        </w:rPr>
        <w:br/>
        <w:t>3. Q_eng ← Q_src</w:t>
      </w:r>
      <w:r w:rsidRPr="00D05D62">
        <w:rPr>
          <w:rFonts w:ascii="Times New Roman" w:hAnsi="Times New Roman"/>
          <w:sz w:val="24"/>
          <w:szCs w:val="28"/>
        </w:rPr>
        <w:br/>
        <w:t>4. ELSE:</w:t>
      </w:r>
      <w:r w:rsidRPr="00D05D62">
        <w:rPr>
          <w:rFonts w:ascii="Times New Roman" w:hAnsi="Times New Roman"/>
          <w:sz w:val="24"/>
          <w:szCs w:val="28"/>
        </w:rPr>
        <w:br/>
        <w:t>5. t_trans_in ← current_time()</w:t>
      </w:r>
      <w:r w:rsidRPr="00D05D62">
        <w:rPr>
          <w:rFonts w:ascii="Times New Roman" w:hAnsi="Times New Roman"/>
          <w:sz w:val="24"/>
          <w:szCs w:val="28"/>
        </w:rPr>
        <w:br/>
        <w:t>6.</w:t>
      </w:r>
      <w:r>
        <w:rPr>
          <w:rFonts w:ascii="Times New Roman" w:hAnsi="Times New Roman"/>
          <w:sz w:val="24"/>
          <w:szCs w:val="28"/>
        </w:rPr>
        <w:t xml:space="preserve"> </w:t>
      </w:r>
      <w:r w:rsidRPr="00D05D62">
        <w:rPr>
          <w:rFonts w:ascii="Times New Roman" w:hAnsi="Times New Roman"/>
          <w:sz w:val="24"/>
          <w:szCs w:val="28"/>
        </w:rPr>
        <w:t>Q_eng ← NLLB_Translate(Q_src, src=L_src,</w:t>
      </w:r>
      <w:r>
        <w:rPr>
          <w:rFonts w:ascii="Times New Roman" w:hAnsi="Times New Roman"/>
          <w:sz w:val="24"/>
          <w:szCs w:val="28"/>
        </w:rPr>
        <w:t xml:space="preserve"> </w:t>
      </w:r>
      <w:r w:rsidRPr="00D05D62">
        <w:rPr>
          <w:rFonts w:ascii="Times New Roman" w:hAnsi="Times New Roman"/>
          <w:sz w:val="24"/>
          <w:szCs w:val="28"/>
        </w:rPr>
        <w:t xml:space="preserve">tgt='English') [Fallback to Local Offline </w:t>
      </w:r>
      <w:r w:rsidRPr="00D05D62">
        <w:rPr>
          <w:rFonts w:ascii="Times New Roman" w:hAnsi="Times New Roman"/>
          <w:sz w:val="24"/>
          <w:szCs w:val="28"/>
        </w:rPr>
        <w:lastRenderedPageBreak/>
        <w:t>Dictionary if NLLB fails]</w:t>
      </w:r>
      <w:r w:rsidRPr="00D05D62">
        <w:rPr>
          <w:rFonts w:ascii="Times New Roman" w:hAnsi="Times New Roman"/>
          <w:sz w:val="24"/>
          <w:szCs w:val="28"/>
        </w:rPr>
        <w:br/>
        <w:t>7.</w:t>
      </w:r>
      <w:r>
        <w:rPr>
          <w:rFonts w:ascii="Times New Roman" w:hAnsi="Times New Roman"/>
          <w:sz w:val="24"/>
          <w:szCs w:val="28"/>
        </w:rPr>
        <w:t xml:space="preserve"> </w:t>
      </w:r>
      <w:r w:rsidRPr="00D05D62">
        <w:rPr>
          <w:rFonts w:ascii="Times New Roman" w:hAnsi="Times New Roman"/>
          <w:sz w:val="24"/>
          <w:szCs w:val="28"/>
        </w:rPr>
        <w:t>T_trace['translation_in_ms'] ← current_time() - t_trans_in</w:t>
      </w:r>
      <w:r w:rsidRPr="00D05D62">
        <w:rPr>
          <w:rFonts w:ascii="Times New Roman" w:hAnsi="Times New Roman"/>
          <w:sz w:val="24"/>
          <w:szCs w:val="28"/>
        </w:rPr>
        <w:br/>
        <w:t>8. END IF</w:t>
      </w:r>
      <w:r w:rsidRPr="00D05D62">
        <w:rPr>
          <w:rFonts w:ascii="Times New Roman" w:hAnsi="Times New Roman"/>
          <w:sz w:val="24"/>
          <w:szCs w:val="28"/>
        </w:rPr>
        <w:br/>
        <w:t>9. t_vector ← current_time()</w:t>
      </w:r>
      <w:r w:rsidRPr="00D05D62">
        <w:rPr>
          <w:rFonts w:ascii="Times New Roman" w:hAnsi="Times New Roman"/>
          <w:sz w:val="24"/>
          <w:szCs w:val="28"/>
        </w:rPr>
        <w:br/>
        <w:t>10. V_query ← Compute_Vector_Embedding(Q_eng) [30-dimensional embedding space]</w:t>
      </w:r>
      <w:r w:rsidRPr="00D05D62">
        <w:rPr>
          <w:rFonts w:ascii="Times New Roman" w:hAnsi="Times New Roman"/>
          <w:sz w:val="24"/>
          <w:szCs w:val="28"/>
        </w:rPr>
        <w:br/>
        <w:t>11. Context_Chunks C_topk ← ChromaDB_Query(V_query, k=3, metric='cosine')</w:t>
      </w:r>
      <w:r w:rsidRPr="00D05D62">
        <w:rPr>
          <w:rFonts w:ascii="Times New Roman" w:hAnsi="Times New Roman"/>
          <w:sz w:val="24"/>
          <w:szCs w:val="28"/>
        </w:rPr>
        <w:br/>
        <w:t>WHERE Cosine Distance d(u, v) = 1 - ( (u · v) / ( ||u|| * ||v|| ) )</w:t>
      </w:r>
      <w:r w:rsidRPr="00D05D62">
        <w:rPr>
          <w:rFonts w:ascii="Times New Roman" w:hAnsi="Times New Roman"/>
          <w:sz w:val="24"/>
          <w:szCs w:val="28"/>
        </w:rPr>
        <w:br/>
        <w:t>12. T_trace['vector_search_ms'] ← current_time() - t_vector</w:t>
      </w:r>
      <w:r w:rsidRPr="00D05D62">
        <w:rPr>
          <w:rFonts w:ascii="Times New Roman" w:hAnsi="Times New Roman"/>
          <w:sz w:val="24"/>
          <w:szCs w:val="28"/>
        </w:rPr>
        <w:br/>
        <w:t>13. IF M == 'Pivot' THEN:</w:t>
      </w:r>
      <w:r w:rsidRPr="00D05D62">
        <w:rPr>
          <w:rFonts w:ascii="Times New Roman" w:hAnsi="Times New Roman"/>
          <w:sz w:val="24"/>
          <w:szCs w:val="28"/>
        </w:rPr>
        <w:br/>
        <w:t>14.    Prompt P_llm ← Construct_Grounded_Prompt(Context=C_topk, Query=Q_eng, Constraint='Ground response ONLY in context')</w:t>
      </w:r>
      <w:r w:rsidRPr="00D05D62">
        <w:rPr>
          <w:rFonts w:ascii="Times New Roman" w:hAnsi="Times New Roman"/>
          <w:sz w:val="24"/>
          <w:szCs w:val="28"/>
        </w:rPr>
        <w:br/>
        <w:t>15.     R_eng ← Gemini_2.5_Flash_Generate(P_llm, ApiKey=Creator_PreConfigured_Key)</w:t>
      </w:r>
      <w:r w:rsidRPr="00D05D62">
        <w:rPr>
          <w:rFonts w:ascii="Times New Roman" w:hAnsi="Times New Roman"/>
          <w:sz w:val="24"/>
          <w:szCs w:val="28"/>
        </w:rPr>
        <w:br/>
        <w:t>16.     R_final ← NLLB_Translate(R_eng, src='English', tgt=L_src)</w:t>
      </w:r>
      <w:r w:rsidRPr="00D05D62">
        <w:rPr>
          <w:rFonts w:ascii="Times New Roman" w:hAnsi="Times New Roman"/>
          <w:sz w:val="24"/>
          <w:szCs w:val="28"/>
        </w:rPr>
        <w:br/>
        <w:t>17. ELSE IF M == 'Direct' THEN:</w:t>
      </w:r>
      <w:r w:rsidRPr="00D05D62">
        <w:rPr>
          <w:rFonts w:ascii="Times New Roman" w:hAnsi="Times New Roman"/>
          <w:sz w:val="24"/>
          <w:szCs w:val="28"/>
        </w:rPr>
        <w:br/>
        <w:t>18.     Prompt P_direct ← Construct_Direct_Dialect_Prompt(Context=C_topk, Query=Q_src, TargetDialect=L_src)</w:t>
      </w:r>
      <w:r w:rsidRPr="00D05D62">
        <w:rPr>
          <w:rFonts w:ascii="Times New Roman" w:hAnsi="Times New Roman"/>
          <w:sz w:val="24"/>
          <w:szCs w:val="28"/>
        </w:rPr>
        <w:br/>
        <w:t>19.     R_final ← Gemini_2.5_Flash_Generate(P_direct, ApiKey=Creator_PreConfigured_Key)</w:t>
      </w:r>
      <w:r w:rsidRPr="00D05D62">
        <w:rPr>
          <w:rFonts w:ascii="Times New Roman" w:hAnsi="Times New Roman"/>
          <w:sz w:val="24"/>
          <w:szCs w:val="28"/>
        </w:rPr>
        <w:br/>
        <w:t>20. END IF</w:t>
      </w:r>
      <w:r w:rsidRPr="00D05D62">
        <w:rPr>
          <w:rFonts w:ascii="Times New Roman" w:hAnsi="Times New Roman"/>
          <w:sz w:val="24"/>
          <w:szCs w:val="28"/>
        </w:rPr>
        <w:br/>
        <w:t>21. T_trace['total_latency_ms'] ← current_time() - t_0</w:t>
      </w:r>
      <w:r w:rsidRPr="00D05D62">
        <w:rPr>
          <w:rFonts w:ascii="Times New Roman" w:hAnsi="Times New Roman"/>
          <w:sz w:val="24"/>
          <w:szCs w:val="28"/>
        </w:rPr>
        <w:br/>
        <w:t>22. RETURN R_final, T_trace</w:t>
      </w:r>
    </w:p>
    <w:p w14:paraId="0DE592CB" w14:textId="77777777" w:rsidR="00D843C7" w:rsidRPr="00A3636C" w:rsidRDefault="00D843C7" w:rsidP="00D843C7">
      <w:pPr>
        <w:spacing w:after="120" w:line="480" w:lineRule="auto"/>
        <w:jc w:val="both"/>
        <w:rPr>
          <w:rFonts w:ascii="Times New Roman" w:hAnsi="Times New Roman"/>
          <w:sz w:val="28"/>
          <w:szCs w:val="28"/>
        </w:rPr>
      </w:pPr>
      <w:r w:rsidRPr="00A3636C">
        <w:rPr>
          <w:rFonts w:ascii="Times New Roman" w:hAnsi="Times New Roman"/>
          <w:b/>
          <w:sz w:val="24"/>
          <w:szCs w:val="28"/>
        </w:rPr>
        <w:lastRenderedPageBreak/>
        <w:t>Algorithm 3.2: Multimodal Crop Leaf Pathology Computer Vision Diagnostic Algorithm</w:t>
      </w:r>
    </w:p>
    <w:p w14:paraId="3B3D1E82" w14:textId="77777777" w:rsidR="00D843C7" w:rsidRPr="00A3636C" w:rsidRDefault="00D843C7" w:rsidP="00D843C7">
      <w:pPr>
        <w:spacing w:after="120" w:line="480" w:lineRule="auto"/>
        <w:ind w:firstLine="720"/>
        <w:jc w:val="both"/>
        <w:rPr>
          <w:rFonts w:ascii="Times New Roman" w:hAnsi="Times New Roman"/>
          <w:sz w:val="28"/>
          <w:szCs w:val="28"/>
        </w:rPr>
      </w:pPr>
      <w:r w:rsidRPr="00A3636C">
        <w:rPr>
          <w:rFonts w:ascii="Times New Roman" w:hAnsi="Times New Roman"/>
          <w:sz w:val="24"/>
          <w:szCs w:val="28"/>
        </w:rPr>
        <w:t>Algorithm 3.2 governs the visual pathological evaluation of crop leaf images submitted by farmers over low-bandwidth mobile networks.</w:t>
      </w:r>
    </w:p>
    <w:p w14:paraId="32C833E0" w14:textId="77777777" w:rsidR="00D843C7" w:rsidRPr="002A6B13" w:rsidRDefault="00D843C7" w:rsidP="00C87997">
      <w:pPr>
        <w:spacing w:after="120" w:line="480" w:lineRule="auto"/>
        <w:ind w:left="576"/>
        <w:rPr>
          <w:rFonts w:ascii="Courier New" w:hAnsi="Courier New" w:cs="Courier New"/>
          <w:sz w:val="28"/>
          <w:szCs w:val="28"/>
        </w:rPr>
      </w:pPr>
      <w:r w:rsidRPr="002A6B13">
        <w:rPr>
          <w:rFonts w:ascii="Times New Roman" w:hAnsi="Times New Roman" w:cs="Courier New"/>
          <w:sz w:val="24"/>
          <w:szCs w:val="28"/>
        </w:rPr>
        <w:t>ALGORITHM 3.2: Multimodal Leaf Pathology Vision Diagnosis</w:t>
      </w:r>
      <w:r w:rsidRPr="002A6B13">
        <w:rPr>
          <w:rFonts w:ascii="Times New Roman" w:hAnsi="Times New Roman" w:cs="Courier New"/>
          <w:sz w:val="24"/>
          <w:szCs w:val="28"/>
        </w:rPr>
        <w:br/>
        <w:t>Input  : Raw Leaf Image File I_raw (binary / blob, max 10MB), Client Device Network Profile N_profile</w:t>
      </w:r>
      <w:r w:rsidRPr="002A6B13">
        <w:rPr>
          <w:rFonts w:ascii="Times New Roman" w:hAnsi="Times New Roman" w:cs="Courier New"/>
          <w:sz w:val="24"/>
          <w:szCs w:val="28"/>
        </w:rPr>
        <w:br/>
        <w:t>Note   : Gemini 2.5 Flash Vision API Key is pre-set on backend server by creator</w:t>
      </w:r>
      <w:r w:rsidRPr="002A6B13">
        <w:rPr>
          <w:rFonts w:ascii="Times New Roman" w:hAnsi="Times New Roman" w:cs="Courier New"/>
          <w:sz w:val="24"/>
          <w:szCs w:val="28"/>
        </w:rPr>
        <w:br/>
        <w:t>Output : Pathology Diagnostic Report D_report (JSON: {disease, crop, confidence, symptoms, treatment})</w:t>
      </w:r>
      <w:r w:rsidRPr="002A6B13">
        <w:rPr>
          <w:rFonts w:ascii="Times New Roman" w:hAnsi="Times New Roman" w:cs="Courier New"/>
          <w:sz w:val="24"/>
          <w:szCs w:val="28"/>
        </w:rPr>
        <w:br/>
        <w:t>----------------------------------------------------------------------------------------------------</w:t>
      </w:r>
      <w:r w:rsidRPr="002A6B13">
        <w:rPr>
          <w:rFonts w:ascii="Times New Roman" w:hAnsi="Times New Roman" w:cs="Courier New"/>
          <w:sz w:val="24"/>
          <w:szCs w:val="28"/>
        </w:rPr>
        <w:br/>
        <w:t>1. Client-Side HTML5 Canvas Compression:</w:t>
      </w:r>
      <w:r w:rsidRPr="002A6B13">
        <w:rPr>
          <w:rFonts w:ascii="Times New Roman" w:hAnsi="Times New Roman" w:cs="Courier New"/>
          <w:sz w:val="24"/>
          <w:szCs w:val="28"/>
        </w:rPr>
        <w:br/>
        <w:t xml:space="preserve">   a. Decode I_raw into HTML5 Image Canvas C_canvas</w:t>
      </w:r>
      <w:r w:rsidRPr="002A6B13">
        <w:rPr>
          <w:rFonts w:ascii="Times New Roman" w:hAnsi="Times New Roman" w:cs="Courier New"/>
          <w:sz w:val="24"/>
          <w:szCs w:val="28"/>
        </w:rPr>
        <w:br/>
        <w:t xml:space="preserve">   b. IF max(C_canvas.width, C_canvas.height) &gt; 800 THEN:</w:t>
      </w:r>
      <w:r w:rsidRPr="002A6B13">
        <w:rPr>
          <w:rFonts w:ascii="Times New Roman" w:hAnsi="Times New Roman" w:cs="Courier New"/>
          <w:sz w:val="24"/>
          <w:szCs w:val="28"/>
        </w:rPr>
        <w:br/>
        <w:t xml:space="preserve">   c.     Resize C_canvas to max dimension 800px maintaining aspect ratio</w:t>
      </w:r>
      <w:r w:rsidRPr="002A6B13">
        <w:rPr>
          <w:rFonts w:ascii="Times New Roman" w:hAnsi="Times New Roman" w:cs="Courier New"/>
          <w:sz w:val="24"/>
          <w:szCs w:val="28"/>
        </w:rPr>
        <w:br/>
        <w:t xml:space="preserve">   d. END IF</w:t>
      </w:r>
      <w:r w:rsidRPr="002A6B13">
        <w:rPr>
          <w:rFonts w:ascii="Times New Roman" w:hAnsi="Times New Roman" w:cs="Courier New"/>
          <w:sz w:val="24"/>
          <w:szCs w:val="28"/>
        </w:rPr>
        <w:br/>
        <w:t xml:space="preserve">   e. Compress C_canvas to WebP format (quality=0.82) -&gt; Size &lt; 180 KB</w:t>
      </w:r>
      <w:r w:rsidRPr="002A6B13">
        <w:rPr>
          <w:rFonts w:ascii="Times New Roman" w:hAnsi="Times New Roman" w:cs="Courier New"/>
          <w:sz w:val="24"/>
          <w:szCs w:val="28"/>
        </w:rPr>
        <w:br/>
        <w:t xml:space="preserve">   f. Encode compressed WebP payload into Base64 string S_base64</w:t>
      </w:r>
      <w:r w:rsidRPr="002A6B13">
        <w:rPr>
          <w:rFonts w:ascii="Times New Roman" w:hAnsi="Times New Roman" w:cs="Courier New"/>
          <w:sz w:val="24"/>
          <w:szCs w:val="28"/>
        </w:rPr>
        <w:br/>
        <w:t>2. API Request Transmission:</w:t>
      </w:r>
      <w:r w:rsidRPr="002A6B13">
        <w:rPr>
          <w:rFonts w:ascii="Times New Roman" w:hAnsi="Times New Roman" w:cs="Courier New"/>
          <w:sz w:val="24"/>
          <w:szCs w:val="28"/>
        </w:rPr>
        <w:br/>
        <w:t xml:space="preserve">   a. Post S_base64 to FastAPI backend /diagnose REST endpoint</w:t>
      </w:r>
      <w:r w:rsidRPr="002A6B13">
        <w:rPr>
          <w:rFonts w:ascii="Times New Roman" w:hAnsi="Times New Roman" w:cs="Courier New"/>
          <w:sz w:val="24"/>
          <w:szCs w:val="28"/>
        </w:rPr>
        <w:br/>
        <w:t>3. Vision Reasoning Execution:</w:t>
      </w:r>
      <w:r w:rsidRPr="002A6B13">
        <w:rPr>
          <w:rFonts w:ascii="Times New Roman" w:hAnsi="Times New Roman" w:cs="Courier New"/>
          <w:sz w:val="24"/>
          <w:szCs w:val="28"/>
        </w:rPr>
        <w:br/>
        <w:t xml:space="preserve">   a. Construct Vision Prompt P_vision with strict JSON output schema:</w:t>
      </w:r>
      <w:r w:rsidRPr="002A6B13">
        <w:rPr>
          <w:rFonts w:ascii="Times New Roman" w:hAnsi="Times New Roman" w:cs="Courier New"/>
          <w:sz w:val="24"/>
          <w:szCs w:val="28"/>
        </w:rPr>
        <w:br/>
        <w:t xml:space="preserve">      'Inspect leaf lesions, identify crop species, identify pathology name, compute </w:t>
      </w:r>
      <w:r w:rsidRPr="002A6B13">
        <w:rPr>
          <w:rFonts w:ascii="Times New Roman" w:hAnsi="Times New Roman" w:cs="Courier New"/>
          <w:sz w:val="24"/>
          <w:szCs w:val="28"/>
        </w:rPr>
        <w:lastRenderedPageBreak/>
        <w:t>confidence %, list symptoms, and provide organic/chemical treatment steps.'</w:t>
      </w:r>
      <w:r w:rsidRPr="002A6B13">
        <w:rPr>
          <w:rFonts w:ascii="Times New Roman" w:hAnsi="Times New Roman" w:cs="Courier New"/>
          <w:sz w:val="24"/>
          <w:szCs w:val="28"/>
        </w:rPr>
        <w:br/>
        <w:t xml:space="preserve">   b. Response R_vision ← Gemini_2.5_Flash_Vision_API(Image=S_base64, Prompt=P_vision, ApiKey=Creator_PreConfigured_Key)</w:t>
      </w:r>
      <w:r w:rsidRPr="002A6B13">
        <w:rPr>
          <w:rFonts w:ascii="Times New Roman" w:hAnsi="Times New Roman" w:cs="Courier New"/>
          <w:sz w:val="24"/>
          <w:szCs w:val="28"/>
        </w:rPr>
        <w:br/>
        <w:t>4. Output Validation &amp; Parsing:</w:t>
      </w:r>
      <w:r w:rsidRPr="002A6B13">
        <w:rPr>
          <w:rFonts w:ascii="Times New Roman" w:hAnsi="Times New Roman" w:cs="Courier New"/>
          <w:sz w:val="24"/>
          <w:szCs w:val="28"/>
        </w:rPr>
        <w:br/>
        <w:t xml:space="preserve">   a. Parse R_vision JSON schema into Pydantic DiagnosticModel</w:t>
      </w:r>
      <w:r w:rsidRPr="002A6B13">
        <w:rPr>
          <w:rFonts w:ascii="Times New Roman" w:hAnsi="Times New Roman" w:cs="Courier New"/>
          <w:sz w:val="24"/>
          <w:szCs w:val="28"/>
        </w:rPr>
        <w:br/>
        <w:t xml:space="preserve">   b. IF Confidence &lt; 50.0% THEN:</w:t>
      </w:r>
      <w:r w:rsidRPr="002A6B13">
        <w:rPr>
          <w:rFonts w:ascii="Times New Roman" w:hAnsi="Times New Roman" w:cs="Courier New"/>
          <w:sz w:val="24"/>
          <w:szCs w:val="28"/>
        </w:rPr>
        <w:br/>
        <w:t xml:space="preserve">   c.     Flag report as 'Low Confidence - Field Verification Recommended'</w:t>
      </w:r>
      <w:r w:rsidRPr="002A6B13">
        <w:rPr>
          <w:rFonts w:ascii="Times New Roman" w:hAnsi="Times New Roman" w:cs="Courier New"/>
          <w:sz w:val="24"/>
          <w:szCs w:val="28"/>
        </w:rPr>
        <w:br/>
        <w:t xml:space="preserve">   d. END IF</w:t>
      </w:r>
      <w:r w:rsidRPr="002A6B13">
        <w:rPr>
          <w:rFonts w:ascii="Times New Roman" w:hAnsi="Times New Roman" w:cs="Courier New"/>
          <w:sz w:val="24"/>
          <w:szCs w:val="28"/>
        </w:rPr>
        <w:br/>
        <w:t>5. RETURN D_report JSON to React Client UI</w:t>
      </w:r>
    </w:p>
    <w:p w14:paraId="457AD943" w14:textId="77777777" w:rsidR="00D843C7" w:rsidRPr="00A3636C" w:rsidRDefault="00D843C7" w:rsidP="00D843C7">
      <w:pPr>
        <w:spacing w:after="120" w:line="480" w:lineRule="auto"/>
        <w:rPr>
          <w:rFonts w:ascii="Times New Roman" w:hAnsi="Times New Roman"/>
          <w:sz w:val="28"/>
          <w:szCs w:val="28"/>
        </w:rPr>
      </w:pPr>
      <w:r>
        <w:rPr>
          <w:rFonts w:ascii="Times New Roman" w:hAnsi="Times New Roman"/>
          <w:b/>
          <w:sz w:val="24"/>
        </w:rPr>
        <w:t>3.6 Use Case Diagram</w:t>
      </w:r>
    </w:p>
    <w:p w14:paraId="14EDC4B9" w14:textId="77777777" w:rsidR="00D843C7" w:rsidRPr="00A3636C" w:rsidRDefault="00D843C7" w:rsidP="00D843C7">
      <w:pPr>
        <w:spacing w:after="120" w:line="480" w:lineRule="auto"/>
        <w:ind w:firstLine="720"/>
        <w:jc w:val="both"/>
        <w:rPr>
          <w:rFonts w:ascii="Times New Roman" w:hAnsi="Times New Roman"/>
          <w:sz w:val="28"/>
          <w:szCs w:val="28"/>
        </w:rPr>
      </w:pPr>
      <w:r w:rsidRPr="00A3636C">
        <w:rPr>
          <w:rFonts w:ascii="Times New Roman" w:hAnsi="Times New Roman"/>
          <w:sz w:val="24"/>
          <w:szCs w:val="28"/>
        </w:rPr>
        <w:t>The Use Case Model provides a formal functional boundary representation of the system, illustrating how primary actors interact with system boundaries, microservices, and external AI foundation models.</w:t>
      </w:r>
    </w:p>
    <w:p w14:paraId="00A09779" w14:textId="77777777" w:rsidR="00D843C7" w:rsidRPr="00A3636C" w:rsidRDefault="00D843C7" w:rsidP="00D843C7">
      <w:pPr>
        <w:spacing w:before="240" w:after="120" w:line="240" w:lineRule="auto"/>
        <w:jc w:val="center"/>
        <w:rPr>
          <w:rFonts w:ascii="Times New Roman" w:hAnsi="Times New Roman"/>
          <w:sz w:val="28"/>
          <w:szCs w:val="28"/>
        </w:rPr>
      </w:pPr>
      <w:r w:rsidRPr="00A3636C">
        <w:rPr>
          <w:rFonts w:ascii="Times New Roman" w:hAnsi="Times New Roman"/>
          <w:noProof/>
          <w:sz w:val="28"/>
          <w:szCs w:val="28"/>
        </w:rPr>
        <w:drawing>
          <wp:inline distT="0" distB="0" distL="0" distR="0" wp14:anchorId="0E1DF803" wp14:editId="2EC03A5F">
            <wp:extent cx="5669280" cy="335002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3_4_Use_Case_Diagram.png"/>
                    <pic:cNvPicPr/>
                  </pic:nvPicPr>
                  <pic:blipFill>
                    <a:blip r:embed="rId7"/>
                    <a:stretch>
                      <a:fillRect/>
                    </a:stretch>
                  </pic:blipFill>
                  <pic:spPr>
                    <a:xfrm>
                      <a:off x="0" y="0"/>
                      <a:ext cx="5669280" cy="3350029"/>
                    </a:xfrm>
                    <a:prstGeom prst="rect">
                      <a:avLst/>
                    </a:prstGeom>
                  </pic:spPr>
                </pic:pic>
              </a:graphicData>
            </a:graphic>
          </wp:inline>
        </w:drawing>
      </w:r>
    </w:p>
    <w:p w14:paraId="2BDF9B28" w14:textId="77777777" w:rsidR="00D843C7" w:rsidRPr="00A3636C" w:rsidRDefault="00D843C7" w:rsidP="00D843C7">
      <w:pPr>
        <w:spacing w:after="120" w:line="360" w:lineRule="auto"/>
        <w:jc w:val="center"/>
        <w:rPr>
          <w:rFonts w:ascii="Times New Roman" w:hAnsi="Times New Roman"/>
          <w:sz w:val="28"/>
          <w:szCs w:val="28"/>
        </w:rPr>
      </w:pPr>
      <w:r w:rsidRPr="00A3636C">
        <w:rPr>
          <w:rFonts w:ascii="Times New Roman" w:hAnsi="Times New Roman"/>
          <w:b/>
          <w:sz w:val="24"/>
          <w:szCs w:val="28"/>
        </w:rPr>
        <w:lastRenderedPageBreak/>
        <w:t xml:space="preserve">Figure 3.4. </w:t>
      </w:r>
      <w:r w:rsidRPr="00A3636C">
        <w:rPr>
          <w:rFonts w:ascii="Times New Roman" w:hAnsi="Times New Roman"/>
          <w:sz w:val="24"/>
          <w:szCs w:val="28"/>
        </w:rPr>
        <w:t>Multimodal Agricultural Extension System Use Case Diagram</w:t>
      </w:r>
    </w:p>
    <w:p w14:paraId="3C5008BA" w14:textId="77777777" w:rsidR="00D843C7" w:rsidRPr="00A3636C" w:rsidRDefault="00D843C7" w:rsidP="00D843C7">
      <w:pPr>
        <w:spacing w:after="120" w:line="480" w:lineRule="auto"/>
        <w:ind w:firstLine="720"/>
        <w:jc w:val="both"/>
        <w:rPr>
          <w:rFonts w:ascii="Times New Roman" w:hAnsi="Times New Roman"/>
          <w:sz w:val="28"/>
          <w:szCs w:val="28"/>
        </w:rPr>
      </w:pPr>
      <w:r w:rsidRPr="00A3636C">
        <w:rPr>
          <w:rFonts w:ascii="Times New Roman" w:hAnsi="Times New Roman"/>
          <w:sz w:val="24"/>
          <w:szCs w:val="28"/>
        </w:rPr>
        <w:t>As illustrated in Figure 3.4, the system defines three principal system actors interacting with four core use case modules across system boundaries:</w:t>
      </w:r>
    </w:p>
    <w:p w14:paraId="656B9994" w14:textId="77777777" w:rsidR="00D843C7" w:rsidRPr="00A3636C" w:rsidRDefault="00D843C7" w:rsidP="00D843C7">
      <w:pPr>
        <w:spacing w:after="120" w:line="480" w:lineRule="auto"/>
        <w:ind w:left="720" w:hanging="360"/>
        <w:jc w:val="both"/>
        <w:rPr>
          <w:rFonts w:ascii="Times New Roman" w:hAnsi="Times New Roman"/>
          <w:sz w:val="28"/>
          <w:szCs w:val="28"/>
        </w:rPr>
      </w:pPr>
      <w:r w:rsidRPr="00A3636C">
        <w:rPr>
          <w:rFonts w:ascii="Times New Roman" w:hAnsi="Times New Roman"/>
          <w:b/>
          <w:sz w:val="24"/>
          <w:szCs w:val="28"/>
        </w:rPr>
        <w:t xml:space="preserve">• Actor 1 - Smallholder Farmer: </w:t>
      </w:r>
      <w:r w:rsidRPr="00A3636C">
        <w:rPr>
          <w:rFonts w:ascii="Times New Roman" w:hAnsi="Times New Roman"/>
          <w:sz w:val="24"/>
          <w:szCs w:val="28"/>
        </w:rPr>
        <w:t>Primary end-user seeking crop disease advisory, voice/text query responses in local dialects, and live visual leaf scanner diagnostics without needing to provide any system API keys.</w:t>
      </w:r>
    </w:p>
    <w:p w14:paraId="6BEFA85E" w14:textId="77777777" w:rsidR="00D843C7" w:rsidRPr="00A3636C" w:rsidRDefault="00D843C7" w:rsidP="00D843C7">
      <w:pPr>
        <w:spacing w:after="120" w:line="480" w:lineRule="auto"/>
        <w:ind w:left="720" w:hanging="360"/>
        <w:jc w:val="both"/>
        <w:rPr>
          <w:rFonts w:ascii="Times New Roman" w:hAnsi="Times New Roman"/>
          <w:sz w:val="28"/>
          <w:szCs w:val="28"/>
        </w:rPr>
      </w:pPr>
      <w:r w:rsidRPr="00A3636C">
        <w:rPr>
          <w:rFonts w:ascii="Times New Roman" w:hAnsi="Times New Roman"/>
          <w:b/>
          <w:sz w:val="24"/>
          <w:szCs w:val="28"/>
        </w:rPr>
        <w:t xml:space="preserve">• Actor 2 - Agricultural Extension Agent: </w:t>
      </w:r>
      <w:r w:rsidRPr="00A3636C">
        <w:rPr>
          <w:rFonts w:ascii="Times New Roman" w:hAnsi="Times New Roman"/>
          <w:sz w:val="24"/>
          <w:szCs w:val="28"/>
        </w:rPr>
        <w:t>Field practitioner utilizing the web client for fast visual pathology verification, domain research lookup, and pipeline log tracing during field visits.</w:t>
      </w:r>
    </w:p>
    <w:p w14:paraId="641B03AD" w14:textId="77777777" w:rsidR="00D843C7" w:rsidRPr="00A3636C" w:rsidRDefault="00D843C7" w:rsidP="00D843C7">
      <w:pPr>
        <w:spacing w:after="120" w:line="480" w:lineRule="auto"/>
        <w:ind w:left="720" w:hanging="360"/>
        <w:jc w:val="both"/>
        <w:rPr>
          <w:rFonts w:ascii="Times New Roman" w:hAnsi="Times New Roman"/>
          <w:sz w:val="28"/>
          <w:szCs w:val="28"/>
        </w:rPr>
      </w:pPr>
      <w:r w:rsidRPr="00A3636C">
        <w:rPr>
          <w:rFonts w:ascii="Times New Roman" w:hAnsi="Times New Roman"/>
          <w:b/>
          <w:sz w:val="24"/>
          <w:szCs w:val="28"/>
        </w:rPr>
        <w:t xml:space="preserve">• Actor 3 - System Creator / Administrator: </w:t>
      </w:r>
      <w:r w:rsidRPr="00A3636C">
        <w:rPr>
          <w:rFonts w:ascii="Times New Roman" w:hAnsi="Times New Roman"/>
          <w:sz w:val="24"/>
          <w:szCs w:val="28"/>
        </w:rPr>
        <w:t>Technical creator and developer responsible for pre-configuring system API keys in server environment files (`.env`), indexing new research manuals into ChromaDB, and managing backend server infrastructure.</w:t>
      </w:r>
    </w:p>
    <w:p w14:paraId="7B68E27B" w14:textId="77777777" w:rsidR="00D843C7" w:rsidRPr="00A3636C" w:rsidRDefault="00D843C7" w:rsidP="00D843C7">
      <w:pPr>
        <w:spacing w:after="120" w:line="360" w:lineRule="auto"/>
        <w:jc w:val="center"/>
        <w:rPr>
          <w:rFonts w:ascii="Times New Roman" w:hAnsi="Times New Roman"/>
          <w:sz w:val="28"/>
          <w:szCs w:val="28"/>
        </w:rPr>
      </w:pPr>
      <w:r w:rsidRPr="00A3636C">
        <w:rPr>
          <w:rFonts w:ascii="Times New Roman" w:hAnsi="Times New Roman"/>
          <w:b/>
          <w:sz w:val="24"/>
          <w:szCs w:val="28"/>
        </w:rPr>
        <w:t>Table 3.6</w:t>
      </w:r>
    </w:p>
    <w:p w14:paraId="01C57256" w14:textId="77777777" w:rsidR="00D843C7" w:rsidRPr="00A3636C" w:rsidRDefault="00D843C7" w:rsidP="00D843C7">
      <w:pPr>
        <w:spacing w:after="120" w:line="480" w:lineRule="auto"/>
        <w:jc w:val="both"/>
        <w:rPr>
          <w:rFonts w:ascii="Times New Roman" w:hAnsi="Times New Roman"/>
          <w:sz w:val="28"/>
          <w:szCs w:val="28"/>
        </w:rPr>
      </w:pPr>
      <w:r w:rsidRPr="00A3636C">
        <w:rPr>
          <w:rFonts w:ascii="Times New Roman" w:hAnsi="Times New Roman"/>
          <w:i/>
          <w:sz w:val="24"/>
          <w:szCs w:val="28"/>
        </w:rPr>
        <w:t>Actor to Use Case Interaction Specification Matrix</w:t>
      </w:r>
    </w:p>
    <w:tbl>
      <w:tblPr>
        <w:tblW w:w="0" w:type="auto"/>
        <w:jc w:val="center"/>
        <w:tblBorders>
          <w:top w:val="single" w:sz="8" w:space="0" w:color="000000"/>
          <w:bottom w:val="single" w:sz="8" w:space="0" w:color="000000"/>
          <w:insideH w:val="single" w:sz="4" w:space="0" w:color="CCCCCC"/>
        </w:tblBorders>
        <w:tblLook w:val="04A0" w:firstRow="1" w:lastRow="0" w:firstColumn="1" w:lastColumn="0" w:noHBand="0" w:noVBand="1"/>
      </w:tblPr>
      <w:tblGrid>
        <w:gridCol w:w="1715"/>
        <w:gridCol w:w="1817"/>
        <w:gridCol w:w="1788"/>
        <w:gridCol w:w="1772"/>
        <w:gridCol w:w="1747"/>
      </w:tblGrid>
      <w:tr w:rsidR="00D843C7" w:rsidRPr="00A3636C" w14:paraId="272F9BFC" w14:textId="77777777" w:rsidTr="0042441C">
        <w:trPr>
          <w:jc w:val="center"/>
        </w:trPr>
        <w:tc>
          <w:tcPr>
            <w:tcW w:w="1872" w:type="dxa"/>
          </w:tcPr>
          <w:p w14:paraId="0EC00538" w14:textId="77777777" w:rsidR="00D843C7" w:rsidRPr="00A3636C" w:rsidRDefault="00D843C7" w:rsidP="0042441C">
            <w:pPr>
              <w:jc w:val="center"/>
              <w:rPr>
                <w:rFonts w:ascii="Times New Roman" w:hAnsi="Times New Roman"/>
                <w:sz w:val="28"/>
                <w:szCs w:val="28"/>
              </w:rPr>
            </w:pPr>
            <w:r w:rsidRPr="00A3636C">
              <w:rPr>
                <w:rFonts w:ascii="Times New Roman" w:hAnsi="Times New Roman"/>
                <w:sz w:val="20"/>
                <w:szCs w:val="28"/>
              </w:rPr>
              <w:t>Use Case ID</w:t>
            </w:r>
          </w:p>
        </w:tc>
        <w:tc>
          <w:tcPr>
            <w:tcW w:w="1872" w:type="dxa"/>
          </w:tcPr>
          <w:p w14:paraId="7794DCC1" w14:textId="77777777" w:rsidR="00D843C7" w:rsidRPr="00A3636C" w:rsidRDefault="00D843C7" w:rsidP="0042441C">
            <w:pPr>
              <w:jc w:val="center"/>
              <w:rPr>
                <w:rFonts w:ascii="Times New Roman" w:hAnsi="Times New Roman"/>
                <w:sz w:val="28"/>
                <w:szCs w:val="28"/>
              </w:rPr>
            </w:pPr>
            <w:r w:rsidRPr="00A3636C">
              <w:rPr>
                <w:rFonts w:ascii="Times New Roman" w:hAnsi="Times New Roman"/>
                <w:sz w:val="20"/>
                <w:szCs w:val="28"/>
              </w:rPr>
              <w:t>Use Case Name</w:t>
            </w:r>
          </w:p>
        </w:tc>
        <w:tc>
          <w:tcPr>
            <w:tcW w:w="1872" w:type="dxa"/>
          </w:tcPr>
          <w:p w14:paraId="24E5DDCA" w14:textId="77777777" w:rsidR="00D843C7" w:rsidRPr="00A3636C" w:rsidRDefault="00D843C7" w:rsidP="0042441C">
            <w:pPr>
              <w:jc w:val="center"/>
              <w:rPr>
                <w:rFonts w:ascii="Times New Roman" w:hAnsi="Times New Roman"/>
                <w:sz w:val="28"/>
                <w:szCs w:val="28"/>
              </w:rPr>
            </w:pPr>
            <w:r w:rsidRPr="00A3636C">
              <w:rPr>
                <w:rFonts w:ascii="Times New Roman" w:hAnsi="Times New Roman"/>
                <w:sz w:val="20"/>
                <w:szCs w:val="28"/>
              </w:rPr>
              <w:t>Smallholder Farmer</w:t>
            </w:r>
          </w:p>
        </w:tc>
        <w:tc>
          <w:tcPr>
            <w:tcW w:w="1872" w:type="dxa"/>
          </w:tcPr>
          <w:p w14:paraId="217A43A9" w14:textId="77777777" w:rsidR="00D843C7" w:rsidRPr="00A3636C" w:rsidRDefault="00D843C7" w:rsidP="0042441C">
            <w:pPr>
              <w:jc w:val="center"/>
              <w:rPr>
                <w:rFonts w:ascii="Times New Roman" w:hAnsi="Times New Roman"/>
                <w:sz w:val="28"/>
                <w:szCs w:val="28"/>
              </w:rPr>
            </w:pPr>
            <w:r w:rsidRPr="00A3636C">
              <w:rPr>
                <w:rFonts w:ascii="Times New Roman" w:hAnsi="Times New Roman"/>
                <w:sz w:val="20"/>
                <w:szCs w:val="28"/>
              </w:rPr>
              <w:t>Extension Agent</w:t>
            </w:r>
          </w:p>
        </w:tc>
        <w:tc>
          <w:tcPr>
            <w:tcW w:w="1872" w:type="dxa"/>
          </w:tcPr>
          <w:p w14:paraId="6A82637D" w14:textId="77777777" w:rsidR="00D843C7" w:rsidRPr="00A3636C" w:rsidRDefault="00D843C7" w:rsidP="0042441C">
            <w:pPr>
              <w:jc w:val="center"/>
              <w:rPr>
                <w:rFonts w:ascii="Times New Roman" w:hAnsi="Times New Roman"/>
                <w:sz w:val="28"/>
                <w:szCs w:val="28"/>
              </w:rPr>
            </w:pPr>
            <w:r w:rsidRPr="00A3636C">
              <w:rPr>
                <w:rFonts w:ascii="Times New Roman" w:hAnsi="Times New Roman"/>
                <w:sz w:val="20"/>
                <w:szCs w:val="28"/>
              </w:rPr>
              <w:t>System Creator / Admin</w:t>
            </w:r>
          </w:p>
        </w:tc>
      </w:tr>
      <w:tr w:rsidR="00D843C7" w:rsidRPr="00A3636C" w14:paraId="75B15AEE" w14:textId="77777777" w:rsidTr="0042441C">
        <w:trPr>
          <w:jc w:val="center"/>
        </w:trPr>
        <w:tc>
          <w:tcPr>
            <w:tcW w:w="1872" w:type="dxa"/>
          </w:tcPr>
          <w:p w14:paraId="687FE9C3" w14:textId="77777777" w:rsidR="00D843C7" w:rsidRPr="00A3636C" w:rsidRDefault="00D843C7" w:rsidP="0042441C">
            <w:pPr>
              <w:spacing w:before="60" w:after="60"/>
              <w:jc w:val="center"/>
              <w:rPr>
                <w:rFonts w:ascii="Times New Roman" w:hAnsi="Times New Roman"/>
                <w:sz w:val="28"/>
                <w:szCs w:val="28"/>
              </w:rPr>
            </w:pPr>
            <w:r w:rsidRPr="00A3636C">
              <w:rPr>
                <w:rFonts w:ascii="Times New Roman" w:hAnsi="Times New Roman"/>
                <w:sz w:val="20"/>
                <w:szCs w:val="28"/>
              </w:rPr>
              <w:t>UC-01</w:t>
            </w:r>
          </w:p>
        </w:tc>
        <w:tc>
          <w:tcPr>
            <w:tcW w:w="1872" w:type="dxa"/>
          </w:tcPr>
          <w:p w14:paraId="0E37C82B" w14:textId="77777777" w:rsidR="00D843C7" w:rsidRPr="00A3636C" w:rsidRDefault="00D843C7" w:rsidP="0042441C">
            <w:pPr>
              <w:spacing w:before="60" w:after="60"/>
              <w:jc w:val="center"/>
              <w:rPr>
                <w:rFonts w:ascii="Times New Roman" w:hAnsi="Times New Roman"/>
                <w:sz w:val="28"/>
                <w:szCs w:val="28"/>
              </w:rPr>
            </w:pPr>
            <w:r w:rsidRPr="00A3636C">
              <w:rPr>
                <w:rFonts w:ascii="Times New Roman" w:hAnsi="Times New Roman"/>
                <w:sz w:val="20"/>
                <w:szCs w:val="28"/>
              </w:rPr>
              <w:t>Multilingual RAG Conversational Query</w:t>
            </w:r>
          </w:p>
        </w:tc>
        <w:tc>
          <w:tcPr>
            <w:tcW w:w="1872" w:type="dxa"/>
          </w:tcPr>
          <w:p w14:paraId="0D06C36F" w14:textId="77777777" w:rsidR="00D843C7" w:rsidRPr="00A3636C" w:rsidRDefault="00D843C7" w:rsidP="0042441C">
            <w:pPr>
              <w:spacing w:before="60" w:after="60"/>
              <w:jc w:val="center"/>
              <w:rPr>
                <w:rFonts w:ascii="Times New Roman" w:hAnsi="Times New Roman"/>
                <w:sz w:val="28"/>
                <w:szCs w:val="28"/>
              </w:rPr>
            </w:pPr>
            <w:r w:rsidRPr="00A3636C">
              <w:rPr>
                <w:rFonts w:ascii="Times New Roman" w:hAnsi="Times New Roman"/>
                <w:sz w:val="20"/>
                <w:szCs w:val="28"/>
              </w:rPr>
              <w:t>Primary User</w:t>
            </w:r>
          </w:p>
        </w:tc>
        <w:tc>
          <w:tcPr>
            <w:tcW w:w="1872" w:type="dxa"/>
          </w:tcPr>
          <w:p w14:paraId="57843A70" w14:textId="77777777" w:rsidR="00D843C7" w:rsidRPr="00A3636C" w:rsidRDefault="00D843C7" w:rsidP="0042441C">
            <w:pPr>
              <w:spacing w:before="60" w:after="60"/>
              <w:jc w:val="center"/>
              <w:rPr>
                <w:rFonts w:ascii="Times New Roman" w:hAnsi="Times New Roman"/>
                <w:sz w:val="28"/>
                <w:szCs w:val="28"/>
              </w:rPr>
            </w:pPr>
            <w:r w:rsidRPr="00A3636C">
              <w:rPr>
                <w:rFonts w:ascii="Times New Roman" w:hAnsi="Times New Roman"/>
                <w:sz w:val="20"/>
                <w:szCs w:val="28"/>
              </w:rPr>
              <w:t>Secondary User</w:t>
            </w:r>
          </w:p>
        </w:tc>
        <w:tc>
          <w:tcPr>
            <w:tcW w:w="1872" w:type="dxa"/>
          </w:tcPr>
          <w:p w14:paraId="06C2AE9C" w14:textId="77777777" w:rsidR="00D843C7" w:rsidRPr="00A3636C" w:rsidRDefault="00D843C7" w:rsidP="0042441C">
            <w:pPr>
              <w:spacing w:before="60" w:after="60"/>
              <w:jc w:val="center"/>
              <w:rPr>
                <w:rFonts w:ascii="Times New Roman" w:hAnsi="Times New Roman"/>
                <w:sz w:val="28"/>
                <w:szCs w:val="28"/>
              </w:rPr>
            </w:pPr>
            <w:r w:rsidRPr="00A3636C">
              <w:rPr>
                <w:rFonts w:ascii="Times New Roman" w:hAnsi="Times New Roman"/>
                <w:sz w:val="20"/>
                <w:szCs w:val="28"/>
              </w:rPr>
              <w:t>No Access Needed</w:t>
            </w:r>
          </w:p>
        </w:tc>
      </w:tr>
      <w:tr w:rsidR="00D843C7" w:rsidRPr="00A3636C" w14:paraId="438CD72A" w14:textId="77777777" w:rsidTr="0042441C">
        <w:trPr>
          <w:jc w:val="center"/>
        </w:trPr>
        <w:tc>
          <w:tcPr>
            <w:tcW w:w="1872" w:type="dxa"/>
          </w:tcPr>
          <w:p w14:paraId="2FFA4882" w14:textId="77777777" w:rsidR="00D843C7" w:rsidRPr="00A3636C" w:rsidRDefault="00D843C7" w:rsidP="0042441C">
            <w:pPr>
              <w:spacing w:before="60" w:after="60"/>
              <w:jc w:val="center"/>
              <w:rPr>
                <w:rFonts w:ascii="Times New Roman" w:hAnsi="Times New Roman"/>
                <w:sz w:val="28"/>
                <w:szCs w:val="28"/>
              </w:rPr>
            </w:pPr>
            <w:r w:rsidRPr="00A3636C">
              <w:rPr>
                <w:rFonts w:ascii="Times New Roman" w:hAnsi="Times New Roman"/>
                <w:sz w:val="20"/>
                <w:szCs w:val="28"/>
              </w:rPr>
              <w:t>UC-02</w:t>
            </w:r>
          </w:p>
        </w:tc>
        <w:tc>
          <w:tcPr>
            <w:tcW w:w="1872" w:type="dxa"/>
          </w:tcPr>
          <w:p w14:paraId="2FBC7A5F" w14:textId="77777777" w:rsidR="00D843C7" w:rsidRPr="00A3636C" w:rsidRDefault="00D843C7" w:rsidP="0042441C">
            <w:pPr>
              <w:spacing w:before="60" w:after="60"/>
              <w:jc w:val="center"/>
              <w:rPr>
                <w:rFonts w:ascii="Times New Roman" w:hAnsi="Times New Roman"/>
                <w:sz w:val="28"/>
                <w:szCs w:val="28"/>
              </w:rPr>
            </w:pPr>
            <w:r w:rsidRPr="00A3636C">
              <w:rPr>
                <w:rFonts w:ascii="Times New Roman" w:hAnsi="Times New Roman"/>
                <w:sz w:val="20"/>
                <w:szCs w:val="28"/>
              </w:rPr>
              <w:t>Multimodal Leaf Pathology Diagnosis</w:t>
            </w:r>
          </w:p>
        </w:tc>
        <w:tc>
          <w:tcPr>
            <w:tcW w:w="1872" w:type="dxa"/>
          </w:tcPr>
          <w:p w14:paraId="6CAF4B80" w14:textId="77777777" w:rsidR="00D843C7" w:rsidRPr="00A3636C" w:rsidRDefault="00D843C7" w:rsidP="0042441C">
            <w:pPr>
              <w:spacing w:before="60" w:after="60"/>
              <w:jc w:val="center"/>
              <w:rPr>
                <w:rFonts w:ascii="Times New Roman" w:hAnsi="Times New Roman"/>
                <w:sz w:val="28"/>
                <w:szCs w:val="28"/>
              </w:rPr>
            </w:pPr>
            <w:r w:rsidRPr="00A3636C">
              <w:rPr>
                <w:rFonts w:ascii="Times New Roman" w:hAnsi="Times New Roman"/>
                <w:sz w:val="20"/>
                <w:szCs w:val="28"/>
              </w:rPr>
              <w:t>Primary User</w:t>
            </w:r>
          </w:p>
        </w:tc>
        <w:tc>
          <w:tcPr>
            <w:tcW w:w="1872" w:type="dxa"/>
          </w:tcPr>
          <w:p w14:paraId="1BF06829" w14:textId="77777777" w:rsidR="00D843C7" w:rsidRPr="00A3636C" w:rsidRDefault="00D843C7" w:rsidP="0042441C">
            <w:pPr>
              <w:spacing w:before="60" w:after="60"/>
              <w:jc w:val="center"/>
              <w:rPr>
                <w:rFonts w:ascii="Times New Roman" w:hAnsi="Times New Roman"/>
                <w:sz w:val="28"/>
                <w:szCs w:val="28"/>
              </w:rPr>
            </w:pPr>
            <w:r w:rsidRPr="00A3636C">
              <w:rPr>
                <w:rFonts w:ascii="Times New Roman" w:hAnsi="Times New Roman"/>
                <w:sz w:val="20"/>
                <w:szCs w:val="28"/>
              </w:rPr>
              <w:t>Primary User</w:t>
            </w:r>
          </w:p>
        </w:tc>
        <w:tc>
          <w:tcPr>
            <w:tcW w:w="1872" w:type="dxa"/>
          </w:tcPr>
          <w:p w14:paraId="70D8ADB4" w14:textId="77777777" w:rsidR="00D843C7" w:rsidRPr="00A3636C" w:rsidRDefault="00D843C7" w:rsidP="0042441C">
            <w:pPr>
              <w:spacing w:before="60" w:after="60"/>
              <w:jc w:val="center"/>
              <w:rPr>
                <w:rFonts w:ascii="Times New Roman" w:hAnsi="Times New Roman"/>
                <w:sz w:val="28"/>
                <w:szCs w:val="28"/>
              </w:rPr>
            </w:pPr>
            <w:r w:rsidRPr="00A3636C">
              <w:rPr>
                <w:rFonts w:ascii="Times New Roman" w:hAnsi="Times New Roman"/>
                <w:sz w:val="20"/>
                <w:szCs w:val="28"/>
              </w:rPr>
              <w:t>No Access Needed</w:t>
            </w:r>
          </w:p>
        </w:tc>
      </w:tr>
      <w:tr w:rsidR="00D843C7" w:rsidRPr="00A3636C" w14:paraId="0C98E284" w14:textId="77777777" w:rsidTr="0042441C">
        <w:trPr>
          <w:jc w:val="center"/>
        </w:trPr>
        <w:tc>
          <w:tcPr>
            <w:tcW w:w="1872" w:type="dxa"/>
          </w:tcPr>
          <w:p w14:paraId="0D273B01" w14:textId="77777777" w:rsidR="00D843C7" w:rsidRPr="00A3636C" w:rsidRDefault="00D843C7" w:rsidP="0042441C">
            <w:pPr>
              <w:spacing w:before="60" w:after="60"/>
              <w:jc w:val="center"/>
              <w:rPr>
                <w:rFonts w:ascii="Times New Roman" w:hAnsi="Times New Roman"/>
                <w:sz w:val="28"/>
                <w:szCs w:val="28"/>
              </w:rPr>
            </w:pPr>
            <w:r w:rsidRPr="00A3636C">
              <w:rPr>
                <w:rFonts w:ascii="Times New Roman" w:hAnsi="Times New Roman"/>
                <w:sz w:val="20"/>
                <w:szCs w:val="28"/>
              </w:rPr>
              <w:t>UC-03</w:t>
            </w:r>
          </w:p>
        </w:tc>
        <w:tc>
          <w:tcPr>
            <w:tcW w:w="1872" w:type="dxa"/>
          </w:tcPr>
          <w:p w14:paraId="350F598D" w14:textId="77777777" w:rsidR="00D843C7" w:rsidRPr="00A3636C" w:rsidRDefault="00D843C7" w:rsidP="0042441C">
            <w:pPr>
              <w:spacing w:before="60" w:after="60"/>
              <w:jc w:val="center"/>
              <w:rPr>
                <w:rFonts w:ascii="Times New Roman" w:hAnsi="Times New Roman"/>
                <w:sz w:val="28"/>
                <w:szCs w:val="28"/>
              </w:rPr>
            </w:pPr>
            <w:r w:rsidRPr="00A3636C">
              <w:rPr>
                <w:rFonts w:ascii="Times New Roman" w:hAnsi="Times New Roman"/>
                <w:sz w:val="20"/>
                <w:szCs w:val="28"/>
              </w:rPr>
              <w:t>Vector Store Document Indexing</w:t>
            </w:r>
          </w:p>
        </w:tc>
        <w:tc>
          <w:tcPr>
            <w:tcW w:w="1872" w:type="dxa"/>
          </w:tcPr>
          <w:p w14:paraId="28EB34F0" w14:textId="77777777" w:rsidR="00D843C7" w:rsidRPr="00A3636C" w:rsidRDefault="00D843C7" w:rsidP="0042441C">
            <w:pPr>
              <w:spacing w:before="60" w:after="60"/>
              <w:jc w:val="center"/>
              <w:rPr>
                <w:rFonts w:ascii="Times New Roman" w:hAnsi="Times New Roman"/>
                <w:sz w:val="28"/>
                <w:szCs w:val="28"/>
              </w:rPr>
            </w:pPr>
            <w:r w:rsidRPr="00A3636C">
              <w:rPr>
                <w:rFonts w:ascii="Times New Roman" w:hAnsi="Times New Roman"/>
                <w:sz w:val="20"/>
                <w:szCs w:val="28"/>
              </w:rPr>
              <w:t>No Access</w:t>
            </w:r>
          </w:p>
        </w:tc>
        <w:tc>
          <w:tcPr>
            <w:tcW w:w="1872" w:type="dxa"/>
          </w:tcPr>
          <w:p w14:paraId="625AB64C" w14:textId="77777777" w:rsidR="00D843C7" w:rsidRPr="00A3636C" w:rsidRDefault="00D843C7" w:rsidP="0042441C">
            <w:pPr>
              <w:spacing w:before="60" w:after="60"/>
              <w:jc w:val="center"/>
              <w:rPr>
                <w:rFonts w:ascii="Times New Roman" w:hAnsi="Times New Roman"/>
                <w:sz w:val="28"/>
                <w:szCs w:val="28"/>
              </w:rPr>
            </w:pPr>
            <w:r w:rsidRPr="00A3636C">
              <w:rPr>
                <w:rFonts w:ascii="Times New Roman" w:hAnsi="Times New Roman"/>
                <w:sz w:val="20"/>
                <w:szCs w:val="28"/>
              </w:rPr>
              <w:t>Secondary User</w:t>
            </w:r>
          </w:p>
        </w:tc>
        <w:tc>
          <w:tcPr>
            <w:tcW w:w="1872" w:type="dxa"/>
          </w:tcPr>
          <w:p w14:paraId="4D107D04" w14:textId="77777777" w:rsidR="00D843C7" w:rsidRPr="00A3636C" w:rsidRDefault="00D843C7" w:rsidP="0042441C">
            <w:pPr>
              <w:spacing w:before="60" w:after="60"/>
              <w:jc w:val="center"/>
              <w:rPr>
                <w:rFonts w:ascii="Times New Roman" w:hAnsi="Times New Roman"/>
                <w:sz w:val="28"/>
                <w:szCs w:val="28"/>
              </w:rPr>
            </w:pPr>
            <w:r w:rsidRPr="00A3636C">
              <w:rPr>
                <w:rFonts w:ascii="Times New Roman" w:hAnsi="Times New Roman"/>
                <w:sz w:val="20"/>
                <w:szCs w:val="28"/>
              </w:rPr>
              <w:t>Primary Admin</w:t>
            </w:r>
          </w:p>
        </w:tc>
      </w:tr>
      <w:tr w:rsidR="00D843C7" w:rsidRPr="00A3636C" w14:paraId="386EC864" w14:textId="77777777" w:rsidTr="0042441C">
        <w:trPr>
          <w:jc w:val="center"/>
        </w:trPr>
        <w:tc>
          <w:tcPr>
            <w:tcW w:w="1872" w:type="dxa"/>
          </w:tcPr>
          <w:p w14:paraId="6036902F" w14:textId="77777777" w:rsidR="00D843C7" w:rsidRPr="00A3636C" w:rsidRDefault="00D843C7" w:rsidP="0042441C">
            <w:pPr>
              <w:spacing w:before="60" w:after="60"/>
              <w:jc w:val="center"/>
              <w:rPr>
                <w:rFonts w:ascii="Times New Roman" w:hAnsi="Times New Roman"/>
                <w:sz w:val="28"/>
                <w:szCs w:val="28"/>
              </w:rPr>
            </w:pPr>
            <w:r w:rsidRPr="00A3636C">
              <w:rPr>
                <w:rFonts w:ascii="Times New Roman" w:hAnsi="Times New Roman"/>
                <w:sz w:val="20"/>
                <w:szCs w:val="28"/>
              </w:rPr>
              <w:lastRenderedPageBreak/>
              <w:t>UC-04</w:t>
            </w:r>
          </w:p>
        </w:tc>
        <w:tc>
          <w:tcPr>
            <w:tcW w:w="1872" w:type="dxa"/>
          </w:tcPr>
          <w:p w14:paraId="284637B0" w14:textId="77777777" w:rsidR="00D843C7" w:rsidRPr="00A3636C" w:rsidRDefault="00D843C7" w:rsidP="0042441C">
            <w:pPr>
              <w:spacing w:before="60" w:after="60"/>
              <w:jc w:val="center"/>
              <w:rPr>
                <w:rFonts w:ascii="Times New Roman" w:hAnsi="Times New Roman"/>
                <w:sz w:val="28"/>
                <w:szCs w:val="28"/>
              </w:rPr>
            </w:pPr>
            <w:r w:rsidRPr="00A3636C">
              <w:rPr>
                <w:rFonts w:ascii="Times New Roman" w:hAnsi="Times New Roman"/>
                <w:sz w:val="20"/>
                <w:szCs w:val="28"/>
              </w:rPr>
              <w:t>RAG Pipeline Debug Telemetry Tracing</w:t>
            </w:r>
          </w:p>
        </w:tc>
        <w:tc>
          <w:tcPr>
            <w:tcW w:w="1872" w:type="dxa"/>
          </w:tcPr>
          <w:p w14:paraId="28D321E5" w14:textId="77777777" w:rsidR="00D843C7" w:rsidRPr="00A3636C" w:rsidRDefault="00D843C7" w:rsidP="0042441C">
            <w:pPr>
              <w:spacing w:before="60" w:after="60"/>
              <w:jc w:val="center"/>
              <w:rPr>
                <w:rFonts w:ascii="Times New Roman" w:hAnsi="Times New Roman"/>
                <w:sz w:val="28"/>
                <w:szCs w:val="28"/>
              </w:rPr>
            </w:pPr>
            <w:r w:rsidRPr="00A3636C">
              <w:rPr>
                <w:rFonts w:ascii="Times New Roman" w:hAnsi="Times New Roman"/>
                <w:sz w:val="20"/>
                <w:szCs w:val="28"/>
              </w:rPr>
              <w:t>No Access</w:t>
            </w:r>
          </w:p>
        </w:tc>
        <w:tc>
          <w:tcPr>
            <w:tcW w:w="1872" w:type="dxa"/>
          </w:tcPr>
          <w:p w14:paraId="46C8288E" w14:textId="77777777" w:rsidR="00D843C7" w:rsidRPr="00A3636C" w:rsidRDefault="00D843C7" w:rsidP="0042441C">
            <w:pPr>
              <w:spacing w:before="60" w:after="60"/>
              <w:jc w:val="center"/>
              <w:rPr>
                <w:rFonts w:ascii="Times New Roman" w:hAnsi="Times New Roman"/>
                <w:sz w:val="28"/>
                <w:szCs w:val="28"/>
              </w:rPr>
            </w:pPr>
            <w:r w:rsidRPr="00A3636C">
              <w:rPr>
                <w:rFonts w:ascii="Times New Roman" w:hAnsi="Times New Roman"/>
                <w:sz w:val="20"/>
                <w:szCs w:val="28"/>
              </w:rPr>
              <w:t>Primary User</w:t>
            </w:r>
          </w:p>
        </w:tc>
        <w:tc>
          <w:tcPr>
            <w:tcW w:w="1872" w:type="dxa"/>
          </w:tcPr>
          <w:p w14:paraId="07C8ABAD" w14:textId="77777777" w:rsidR="00D843C7" w:rsidRPr="00A3636C" w:rsidRDefault="00D843C7" w:rsidP="0042441C">
            <w:pPr>
              <w:spacing w:before="60" w:after="60"/>
              <w:jc w:val="center"/>
              <w:rPr>
                <w:rFonts w:ascii="Times New Roman" w:hAnsi="Times New Roman"/>
                <w:sz w:val="28"/>
                <w:szCs w:val="28"/>
              </w:rPr>
            </w:pPr>
            <w:r w:rsidRPr="00A3636C">
              <w:rPr>
                <w:rFonts w:ascii="Times New Roman" w:hAnsi="Times New Roman"/>
                <w:sz w:val="20"/>
                <w:szCs w:val="28"/>
              </w:rPr>
              <w:t>Primary Admin</w:t>
            </w:r>
          </w:p>
        </w:tc>
      </w:tr>
    </w:tbl>
    <w:p w14:paraId="2E33027F" w14:textId="77777777" w:rsidR="009A2DB9" w:rsidRDefault="009A2DB9" w:rsidP="00D843C7">
      <w:pPr>
        <w:spacing w:after="120" w:line="480" w:lineRule="auto"/>
        <w:jc w:val="both"/>
        <w:rPr>
          <w:rFonts w:ascii="Times New Roman" w:hAnsi="Times New Roman"/>
          <w:b/>
          <w:sz w:val="24"/>
          <w:szCs w:val="28"/>
        </w:rPr>
      </w:pPr>
    </w:p>
    <w:p w14:paraId="0D0A752E" w14:textId="551BFFD9" w:rsidR="00D843C7" w:rsidRPr="00A3636C" w:rsidRDefault="00D843C7" w:rsidP="00D843C7">
      <w:pPr>
        <w:spacing w:after="120" w:line="480" w:lineRule="auto"/>
        <w:jc w:val="both"/>
        <w:rPr>
          <w:rFonts w:ascii="Times New Roman" w:hAnsi="Times New Roman"/>
          <w:sz w:val="28"/>
          <w:szCs w:val="28"/>
        </w:rPr>
      </w:pPr>
      <w:r w:rsidRPr="00A3636C">
        <w:rPr>
          <w:rFonts w:ascii="Times New Roman" w:hAnsi="Times New Roman"/>
          <w:b/>
          <w:sz w:val="24"/>
          <w:szCs w:val="28"/>
        </w:rPr>
        <w:t>Detailed Use Case Specifications</w:t>
      </w:r>
    </w:p>
    <w:p w14:paraId="653E18CF" w14:textId="77777777" w:rsidR="00D843C7" w:rsidRPr="00A3636C" w:rsidRDefault="00D843C7" w:rsidP="00D843C7">
      <w:pPr>
        <w:spacing w:after="120" w:line="480" w:lineRule="auto"/>
        <w:ind w:firstLine="720"/>
        <w:jc w:val="both"/>
        <w:rPr>
          <w:rFonts w:ascii="Times New Roman" w:hAnsi="Times New Roman"/>
          <w:sz w:val="28"/>
          <w:szCs w:val="28"/>
        </w:rPr>
      </w:pPr>
      <w:r w:rsidRPr="00A3636C">
        <w:rPr>
          <w:rFonts w:ascii="Times New Roman" w:hAnsi="Times New Roman"/>
          <w:sz w:val="24"/>
          <w:szCs w:val="28"/>
        </w:rPr>
        <w:t>Detailed functional requirements governing each core use case module are specified as follows:</w:t>
      </w:r>
    </w:p>
    <w:p w14:paraId="1A4AB8C2" w14:textId="77777777" w:rsidR="00D843C7" w:rsidRPr="00A3636C" w:rsidRDefault="00D843C7" w:rsidP="00D843C7">
      <w:pPr>
        <w:spacing w:after="120" w:line="480" w:lineRule="auto"/>
        <w:ind w:left="720" w:hanging="360"/>
        <w:jc w:val="both"/>
        <w:rPr>
          <w:rFonts w:ascii="Times New Roman" w:hAnsi="Times New Roman"/>
          <w:sz w:val="28"/>
          <w:szCs w:val="28"/>
        </w:rPr>
      </w:pPr>
      <w:r w:rsidRPr="00A3636C">
        <w:rPr>
          <w:rFonts w:ascii="Times New Roman" w:hAnsi="Times New Roman"/>
          <w:b/>
          <w:sz w:val="24"/>
          <w:szCs w:val="28"/>
        </w:rPr>
        <w:t xml:space="preserve">• UC-01: Multilingual RAG Conversational Query: </w:t>
      </w:r>
      <w:r w:rsidRPr="00A3636C">
        <w:rPr>
          <w:rFonts w:ascii="Times New Roman" w:hAnsi="Times New Roman"/>
          <w:sz w:val="24"/>
          <w:szCs w:val="28"/>
        </w:rPr>
        <w:t>Preconditions: User selects target dialect and backend API is active (with creator pre-set API keys). Main Flow: Farmer inputs text or speech -&gt; System translates query to English via NLLB -&gt; Queries ChromaDB 30-d vector store -&gt; Synthesizes grounded Gemini LLM response -&gt; Translates response to target dialect -&gt; Renders native dialect advisory card. Postconditions: Response rendered and telemetry logged.</w:t>
      </w:r>
    </w:p>
    <w:p w14:paraId="3F9EB21C" w14:textId="77777777" w:rsidR="00D843C7" w:rsidRPr="00A3636C" w:rsidRDefault="00D843C7" w:rsidP="00D843C7">
      <w:pPr>
        <w:spacing w:after="120" w:line="480" w:lineRule="auto"/>
        <w:ind w:left="720" w:hanging="360"/>
        <w:jc w:val="both"/>
        <w:rPr>
          <w:rFonts w:ascii="Times New Roman" w:hAnsi="Times New Roman"/>
          <w:sz w:val="28"/>
          <w:szCs w:val="28"/>
        </w:rPr>
      </w:pPr>
      <w:r w:rsidRPr="00A3636C">
        <w:rPr>
          <w:rFonts w:ascii="Times New Roman" w:hAnsi="Times New Roman"/>
          <w:b/>
          <w:sz w:val="24"/>
          <w:szCs w:val="28"/>
        </w:rPr>
        <w:t xml:space="preserve">• UC-02: Multimodal Leaf Scanner Pathology Diagnosis: </w:t>
      </w:r>
      <w:r w:rsidRPr="00A3636C">
        <w:rPr>
          <w:rFonts w:ascii="Times New Roman" w:hAnsi="Times New Roman"/>
          <w:sz w:val="24"/>
          <w:szCs w:val="28"/>
        </w:rPr>
        <w:t>Preconditions: User opens camera scanner tab and captures/uploads leaf image. Main Flow: Client downsamples image to WebP -&gt; Posts Base64 payload to /diagnose endpoint -&gt; Gemini 2.5 Flash Vision (using creator pre-configured API key) inspects lesions -&gt; Returns JSON diagnosis -&gt; Renders modal with confidence badge and step-by-step treatment points. Postconditions: Diagnostic report presented.</w:t>
      </w:r>
    </w:p>
    <w:p w14:paraId="4623A886" w14:textId="77777777" w:rsidR="00D843C7" w:rsidRPr="00A3636C" w:rsidRDefault="00D843C7" w:rsidP="00D843C7">
      <w:pPr>
        <w:spacing w:after="120" w:line="480" w:lineRule="auto"/>
        <w:ind w:left="720" w:hanging="360"/>
        <w:jc w:val="both"/>
        <w:rPr>
          <w:rFonts w:ascii="Times New Roman" w:hAnsi="Times New Roman"/>
          <w:sz w:val="28"/>
          <w:szCs w:val="28"/>
        </w:rPr>
      </w:pPr>
      <w:r w:rsidRPr="00A3636C">
        <w:rPr>
          <w:rFonts w:ascii="Times New Roman" w:hAnsi="Times New Roman"/>
          <w:b/>
          <w:sz w:val="24"/>
          <w:szCs w:val="28"/>
        </w:rPr>
        <w:t xml:space="preserve">• UC-03: Vector Store Document Indexing &amp; Management: </w:t>
      </w:r>
      <w:r w:rsidRPr="00A3636C">
        <w:rPr>
          <w:rFonts w:ascii="Times New Roman" w:hAnsi="Times New Roman"/>
          <w:sz w:val="24"/>
          <w:szCs w:val="28"/>
        </w:rPr>
        <w:t>Preconditions: Extension Admin has valid credentials. Main Flow: Admin enters document title, crop, category, content body, and keywords -&gt; Posts payload to /documents endpoint -&gt; System computes 30-d embedding -&gt; Adds document to ChromaDB vector collection. Postconditions: Document searchable in vector store.</w:t>
      </w:r>
    </w:p>
    <w:p w14:paraId="6104FA0A" w14:textId="77777777" w:rsidR="00D843C7" w:rsidRPr="00A3636C" w:rsidRDefault="00D843C7" w:rsidP="00D843C7">
      <w:pPr>
        <w:spacing w:after="120" w:line="480" w:lineRule="auto"/>
        <w:ind w:left="720" w:hanging="360"/>
        <w:jc w:val="both"/>
        <w:rPr>
          <w:rFonts w:ascii="Times New Roman" w:hAnsi="Times New Roman"/>
          <w:sz w:val="28"/>
          <w:szCs w:val="28"/>
        </w:rPr>
      </w:pPr>
      <w:r w:rsidRPr="00A3636C">
        <w:rPr>
          <w:rFonts w:ascii="Times New Roman" w:hAnsi="Times New Roman"/>
          <w:b/>
          <w:sz w:val="24"/>
          <w:szCs w:val="28"/>
        </w:rPr>
        <w:lastRenderedPageBreak/>
        <w:t xml:space="preserve">• UC-04: RAG Pipeline Debug Telemetry Tracing: </w:t>
      </w:r>
      <w:r w:rsidRPr="00A3636C">
        <w:rPr>
          <w:rFonts w:ascii="Times New Roman" w:hAnsi="Times New Roman"/>
          <w:sz w:val="24"/>
          <w:szCs w:val="28"/>
        </w:rPr>
        <w:t>Preconditions: User initiates query or scanner transaction. Main Flow: Backend appends log events for each execution stage -&gt; Transmits log array to React state -&gt; Renders interactive node tracer graph with stage-by-stage latency metrics and vector similarity scores. Postconditions: Real-time telemetry visualized.</w:t>
      </w:r>
    </w:p>
    <w:p w14:paraId="16F937EA" w14:textId="77777777" w:rsidR="00D843C7" w:rsidRPr="00A3636C" w:rsidRDefault="00D843C7" w:rsidP="00D843C7">
      <w:pPr>
        <w:spacing w:after="120" w:line="480" w:lineRule="auto"/>
        <w:rPr>
          <w:rFonts w:ascii="Times New Roman" w:hAnsi="Times New Roman"/>
          <w:sz w:val="28"/>
          <w:szCs w:val="28"/>
        </w:rPr>
      </w:pPr>
      <w:r>
        <w:rPr>
          <w:rFonts w:ascii="Times New Roman" w:hAnsi="Times New Roman"/>
          <w:b/>
          <w:sz w:val="24"/>
        </w:rPr>
        <w:t>3.7 Performance Evaluation Metrics</w:t>
      </w:r>
    </w:p>
    <w:p w14:paraId="71E2BD28" w14:textId="77777777" w:rsidR="00D843C7" w:rsidRPr="00A3636C" w:rsidRDefault="00D843C7" w:rsidP="00D843C7">
      <w:pPr>
        <w:spacing w:after="120" w:line="480" w:lineRule="auto"/>
        <w:ind w:firstLine="720"/>
        <w:jc w:val="both"/>
        <w:rPr>
          <w:rFonts w:ascii="Times New Roman" w:hAnsi="Times New Roman"/>
          <w:sz w:val="28"/>
          <w:szCs w:val="28"/>
        </w:rPr>
      </w:pPr>
      <w:r w:rsidRPr="00A3636C">
        <w:rPr>
          <w:rFonts w:ascii="Times New Roman" w:hAnsi="Times New Roman"/>
          <w:sz w:val="24"/>
          <w:szCs w:val="28"/>
        </w:rPr>
        <w:t>To rigorously evaluate system efficacy, diagnostic precision, translation quality, and network responsiveness in real-world agrarian settings, a multi-dimensional empirical evaluation framework is established across four primary performance dimensions:</w:t>
      </w:r>
    </w:p>
    <w:p w14:paraId="227FADBB" w14:textId="77777777" w:rsidR="00D843C7" w:rsidRPr="00A3636C" w:rsidRDefault="00D843C7" w:rsidP="00D843C7">
      <w:pPr>
        <w:spacing w:after="120" w:line="480" w:lineRule="auto"/>
        <w:ind w:left="720" w:hanging="360"/>
        <w:jc w:val="both"/>
        <w:rPr>
          <w:rFonts w:ascii="Times New Roman" w:hAnsi="Times New Roman"/>
          <w:sz w:val="28"/>
          <w:szCs w:val="28"/>
        </w:rPr>
      </w:pPr>
      <w:r w:rsidRPr="00A3636C">
        <w:rPr>
          <w:rFonts w:ascii="Times New Roman" w:hAnsi="Times New Roman"/>
          <w:b/>
          <w:sz w:val="24"/>
          <w:szCs w:val="28"/>
        </w:rPr>
        <w:t xml:space="preserve">1. Neural Machine Translation Quality (BLEU &amp; chrF Metrics): </w:t>
      </w:r>
      <w:r w:rsidRPr="00A3636C">
        <w:rPr>
          <w:rFonts w:ascii="Times New Roman" w:hAnsi="Times New Roman"/>
          <w:sz w:val="24"/>
          <w:szCs w:val="28"/>
        </w:rPr>
        <w:t>Assesses translation accuracy across low-resource Nigerian dialects (Nigerian Pidgin, Hausa, Igbo, Yoruba) relative to expert human agricultural translations. Evaluated using Bilingual Evaluation Understudy (BLEU) scores and Character n-gram F-score (chrF), ensuring agronomic term fidelity (e.g. correct translation of 'chlorosis', 'neem oil', 'pesticide calibration').</w:t>
      </w:r>
    </w:p>
    <w:p w14:paraId="17389EB3" w14:textId="77777777" w:rsidR="00D843C7" w:rsidRPr="00A3636C" w:rsidRDefault="00D843C7" w:rsidP="00D843C7">
      <w:pPr>
        <w:spacing w:after="120" w:line="480" w:lineRule="auto"/>
        <w:ind w:left="720" w:hanging="360"/>
        <w:jc w:val="both"/>
        <w:rPr>
          <w:rFonts w:ascii="Times New Roman" w:hAnsi="Times New Roman"/>
          <w:sz w:val="28"/>
          <w:szCs w:val="28"/>
        </w:rPr>
      </w:pPr>
      <w:r w:rsidRPr="00A3636C">
        <w:rPr>
          <w:rFonts w:ascii="Times New Roman" w:hAnsi="Times New Roman"/>
          <w:b/>
          <w:sz w:val="24"/>
          <w:szCs w:val="28"/>
        </w:rPr>
        <w:t xml:space="preserve">2. Vector Retrieval Accuracy (Precision@k &amp; Mean Reciprocal Rank - MRR): </w:t>
      </w:r>
      <w:r w:rsidRPr="00A3636C">
        <w:rPr>
          <w:rFonts w:ascii="Times New Roman" w:hAnsi="Times New Roman"/>
          <w:sz w:val="24"/>
          <w:szCs w:val="28"/>
        </w:rPr>
        <w:t>Measures ChromaDB's capacity to retrieve relevant IITA/FMAFS advisory chunks for given queries. Evaluated using Precision@k (k=3) and MRR across cosine similarity thresholds (d &lt; 0.5), ensuring LLM prompt context is strictly grounded in verified scientific literature.</w:t>
      </w:r>
    </w:p>
    <w:p w14:paraId="722D029B" w14:textId="77777777" w:rsidR="00D843C7" w:rsidRPr="00A3636C" w:rsidRDefault="00D843C7" w:rsidP="00D843C7">
      <w:pPr>
        <w:spacing w:after="120" w:line="480" w:lineRule="auto"/>
        <w:ind w:left="720" w:hanging="360"/>
        <w:jc w:val="both"/>
        <w:rPr>
          <w:rFonts w:ascii="Times New Roman" w:hAnsi="Times New Roman"/>
          <w:sz w:val="28"/>
          <w:szCs w:val="28"/>
        </w:rPr>
      </w:pPr>
      <w:r w:rsidRPr="00A3636C">
        <w:rPr>
          <w:rFonts w:ascii="Times New Roman" w:hAnsi="Times New Roman"/>
          <w:b/>
          <w:sz w:val="24"/>
          <w:szCs w:val="28"/>
        </w:rPr>
        <w:t xml:space="preserve">3. Low-Bandwidth 3G Field Latency Benchmarks: </w:t>
      </w:r>
      <w:r w:rsidRPr="00A3636C">
        <w:rPr>
          <w:rFonts w:ascii="Times New Roman" w:hAnsi="Times New Roman"/>
          <w:sz w:val="24"/>
          <w:szCs w:val="28"/>
        </w:rPr>
        <w:t xml:space="preserve">Measures end-to-end response delivery times under simulated and actual 3G rural network profiles (750 kbps, RTT </w:t>
      </w:r>
      <w:r w:rsidRPr="00A3636C">
        <w:rPr>
          <w:rFonts w:ascii="Times New Roman" w:hAnsi="Times New Roman"/>
          <w:sz w:val="24"/>
          <w:szCs w:val="28"/>
        </w:rPr>
        <w:lastRenderedPageBreak/>
        <w:t>&gt; 300 ms). Evaluated across client canvas compression, payload optimization, and Direct Dialect RAG shortcuts to guarantee sub-4.0-second total response times.</w:t>
      </w:r>
    </w:p>
    <w:p w14:paraId="43C9DC62" w14:textId="77777777" w:rsidR="00D843C7" w:rsidRPr="00A3636C" w:rsidRDefault="00D843C7" w:rsidP="00D843C7">
      <w:pPr>
        <w:spacing w:after="120" w:line="480" w:lineRule="auto"/>
        <w:ind w:left="720" w:hanging="360"/>
        <w:jc w:val="both"/>
        <w:rPr>
          <w:rFonts w:ascii="Times New Roman" w:hAnsi="Times New Roman"/>
          <w:sz w:val="28"/>
          <w:szCs w:val="28"/>
        </w:rPr>
      </w:pPr>
      <w:r w:rsidRPr="00A3636C">
        <w:rPr>
          <w:rFonts w:ascii="Times New Roman" w:hAnsi="Times New Roman"/>
          <w:b/>
          <w:sz w:val="24"/>
          <w:szCs w:val="28"/>
        </w:rPr>
        <w:t xml:space="preserve">4. Computer Vision Diagnostic Accuracy &amp; Confidence Calibration: </w:t>
      </w:r>
      <w:r w:rsidRPr="00A3636C">
        <w:rPr>
          <w:rFonts w:ascii="Times New Roman" w:hAnsi="Times New Roman"/>
          <w:sz w:val="24"/>
          <w:szCs w:val="28"/>
        </w:rPr>
        <w:t>Evaluates Gemini 2.5 Flash Vision's disease classification performance on cassava, maize, yam, and tomato leaf lesion datasets. Evaluated using Confusion Matrix metrics (Precision, Recall, F1-Score) and confidence score calibration reliability.</w:t>
      </w:r>
    </w:p>
    <w:p w14:paraId="321880FB" w14:textId="77777777" w:rsidR="00D843C7" w:rsidRPr="00A3636C" w:rsidRDefault="00D843C7" w:rsidP="00590812">
      <w:pPr>
        <w:spacing w:before="120" w:after="120"/>
        <w:jc w:val="both"/>
        <w:rPr>
          <w:rFonts w:ascii="Times New Roman" w:hAnsi="Times New Roman"/>
          <w:sz w:val="28"/>
          <w:szCs w:val="28"/>
        </w:rPr>
      </w:pPr>
    </w:p>
    <w:p w14:paraId="7118EDCE" w14:textId="77777777" w:rsidR="00590812" w:rsidRPr="00A3636C" w:rsidRDefault="00590812" w:rsidP="000F0CBE">
      <w:pPr>
        <w:spacing w:after="0" w:line="480" w:lineRule="auto"/>
        <w:jc w:val="both"/>
        <w:rPr>
          <w:rFonts w:ascii="Times New Roman" w:hAnsi="Times New Roman"/>
          <w:sz w:val="28"/>
          <w:szCs w:val="28"/>
        </w:rPr>
      </w:pPr>
    </w:p>
    <w:sectPr w:rsidR="00590812" w:rsidRPr="00A3636C">
      <w:pgSz w:w="12240" w:h="15840"/>
      <w:pgMar w:top="1417" w:right="1417" w:bottom="1417" w:left="19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2264F1"/>
    <w:multiLevelType w:val="multilevel"/>
    <w:tmpl w:val="FC7CC9F8"/>
    <w:lvl w:ilvl="0">
      <w:start w:val="1"/>
      <w:numFmt w:val="decimal"/>
      <w:lvlText w:val="%1."/>
      <w:lvlJc w:val="left"/>
      <w:pPr>
        <w:tabs>
          <w:tab w:val="num" w:pos="720"/>
        </w:tabs>
        <w:ind w:left="720" w:hanging="360"/>
      </w:pPr>
      <w:rPr>
        <w:rFonts w:ascii="Times New Roman" w:eastAsia="Times New Roman" w:hAnsi="Times New Roman" w:cs="Times New Roman"/>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DE44123"/>
    <w:multiLevelType w:val="multilevel"/>
    <w:tmpl w:val="1E809590"/>
    <w:lvl w:ilvl="0">
      <w:start w:val="1"/>
      <w:numFmt w:val="decimal"/>
      <w:lvlText w:val="%1."/>
      <w:lvlJc w:val="left"/>
      <w:pPr>
        <w:tabs>
          <w:tab w:val="num" w:pos="720"/>
        </w:tabs>
        <w:ind w:left="720" w:hanging="360"/>
      </w:pPr>
      <w:rPr>
        <w:rFonts w:ascii="Times New Roman" w:eastAsia="Times New Roman" w:hAnsi="Times New Roman" w:cs="Times New Roman"/>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06A0612"/>
    <w:multiLevelType w:val="hybridMultilevel"/>
    <w:tmpl w:val="9E083FF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66093A42"/>
    <w:multiLevelType w:val="multilevel"/>
    <w:tmpl w:val="895E43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26A1065"/>
    <w:multiLevelType w:val="hybridMultilevel"/>
    <w:tmpl w:val="5D90F42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290870796">
    <w:abstractNumId w:val="2"/>
  </w:num>
  <w:num w:numId="2" w16cid:durableId="30812917">
    <w:abstractNumId w:val="3"/>
  </w:num>
  <w:num w:numId="3" w16cid:durableId="289946004">
    <w:abstractNumId w:val="0"/>
  </w:num>
  <w:num w:numId="4" w16cid:durableId="2098743426">
    <w:abstractNumId w:val="1"/>
  </w:num>
  <w:num w:numId="5" w16cid:durableId="111151044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4A78"/>
    <w:rsid w:val="0003795C"/>
    <w:rsid w:val="00041F4F"/>
    <w:rsid w:val="000F0CBE"/>
    <w:rsid w:val="00106937"/>
    <w:rsid w:val="00173DA8"/>
    <w:rsid w:val="002A6B13"/>
    <w:rsid w:val="002E56F1"/>
    <w:rsid w:val="003B6D84"/>
    <w:rsid w:val="003D60E7"/>
    <w:rsid w:val="004648E1"/>
    <w:rsid w:val="00560170"/>
    <w:rsid w:val="00590812"/>
    <w:rsid w:val="005E4A78"/>
    <w:rsid w:val="00770619"/>
    <w:rsid w:val="00801E01"/>
    <w:rsid w:val="00807AB0"/>
    <w:rsid w:val="009A2DB9"/>
    <w:rsid w:val="009C685E"/>
    <w:rsid w:val="00A002EA"/>
    <w:rsid w:val="00A14016"/>
    <w:rsid w:val="00A3636C"/>
    <w:rsid w:val="00AF07F8"/>
    <w:rsid w:val="00BC2EAF"/>
    <w:rsid w:val="00C0391A"/>
    <w:rsid w:val="00C509D9"/>
    <w:rsid w:val="00C87997"/>
    <w:rsid w:val="00CD1764"/>
    <w:rsid w:val="00D843C7"/>
    <w:rsid w:val="00E01FB2"/>
    <w:rsid w:val="00E2675D"/>
    <w:rsid w:val="00F06F1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D8541A"/>
  <w15:chartTrackingRefBased/>
  <w15:docId w15:val="{F639783A-7507-4D58-8B14-E7A6EEA8FC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F0CBE"/>
    <w:pPr>
      <w:spacing w:after="200" w:line="276" w:lineRule="auto"/>
    </w:pPr>
    <w:rPr>
      <w:rFonts w:ascii="Calibri" w:eastAsia="Times New Roman" w:hAnsi="Calibri" w:cs="Times New Roman"/>
      <w:kern w:val="0"/>
      <w:sz w:val="22"/>
      <w:szCs w:val="22"/>
      <w:lang w:val="en-US"/>
      <w14:ligatures w14:val="none"/>
    </w:rPr>
  </w:style>
  <w:style w:type="paragraph" w:styleId="Heading1">
    <w:name w:val="heading 1"/>
    <w:basedOn w:val="Normal"/>
    <w:next w:val="Normal"/>
    <w:link w:val="Heading1Char"/>
    <w:uiPriority w:val="9"/>
    <w:qFormat/>
    <w:rsid w:val="005E4A7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E4A7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E4A7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E4A7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E4A7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E4A7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E4A7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E4A7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E4A7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E4A7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E4A7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E4A7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E4A7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E4A7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E4A7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E4A7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E4A7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E4A78"/>
    <w:rPr>
      <w:rFonts w:eastAsiaTheme="majorEastAsia" w:cstheme="majorBidi"/>
      <w:color w:val="272727" w:themeColor="text1" w:themeTint="D8"/>
    </w:rPr>
  </w:style>
  <w:style w:type="paragraph" w:styleId="Title">
    <w:name w:val="Title"/>
    <w:basedOn w:val="Normal"/>
    <w:next w:val="Normal"/>
    <w:link w:val="TitleChar"/>
    <w:uiPriority w:val="10"/>
    <w:qFormat/>
    <w:rsid w:val="005E4A7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E4A7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E4A7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E4A7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E4A78"/>
    <w:pPr>
      <w:spacing w:before="160"/>
      <w:jc w:val="center"/>
    </w:pPr>
    <w:rPr>
      <w:i/>
      <w:iCs/>
      <w:color w:val="404040" w:themeColor="text1" w:themeTint="BF"/>
    </w:rPr>
  </w:style>
  <w:style w:type="character" w:customStyle="1" w:styleId="QuoteChar">
    <w:name w:val="Quote Char"/>
    <w:basedOn w:val="DefaultParagraphFont"/>
    <w:link w:val="Quote"/>
    <w:uiPriority w:val="29"/>
    <w:rsid w:val="005E4A78"/>
    <w:rPr>
      <w:i/>
      <w:iCs/>
      <w:color w:val="404040" w:themeColor="text1" w:themeTint="BF"/>
    </w:rPr>
  </w:style>
  <w:style w:type="paragraph" w:styleId="ListParagraph">
    <w:name w:val="List Paragraph"/>
    <w:basedOn w:val="Normal"/>
    <w:uiPriority w:val="34"/>
    <w:qFormat/>
    <w:rsid w:val="005E4A78"/>
    <w:pPr>
      <w:ind w:left="720"/>
      <w:contextualSpacing/>
    </w:pPr>
  </w:style>
  <w:style w:type="character" w:styleId="IntenseEmphasis">
    <w:name w:val="Intense Emphasis"/>
    <w:basedOn w:val="DefaultParagraphFont"/>
    <w:uiPriority w:val="21"/>
    <w:qFormat/>
    <w:rsid w:val="005E4A78"/>
    <w:rPr>
      <w:i/>
      <w:iCs/>
      <w:color w:val="2F5496" w:themeColor="accent1" w:themeShade="BF"/>
    </w:rPr>
  </w:style>
  <w:style w:type="paragraph" w:styleId="IntenseQuote">
    <w:name w:val="Intense Quote"/>
    <w:basedOn w:val="Normal"/>
    <w:next w:val="Normal"/>
    <w:link w:val="IntenseQuoteChar"/>
    <w:uiPriority w:val="30"/>
    <w:qFormat/>
    <w:rsid w:val="005E4A7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E4A78"/>
    <w:rPr>
      <w:i/>
      <w:iCs/>
      <w:color w:val="2F5496" w:themeColor="accent1" w:themeShade="BF"/>
    </w:rPr>
  </w:style>
  <w:style w:type="character" w:styleId="IntenseReference">
    <w:name w:val="Intense Reference"/>
    <w:basedOn w:val="DefaultParagraphFont"/>
    <w:uiPriority w:val="32"/>
    <w:qFormat/>
    <w:rsid w:val="005E4A7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66</TotalTime>
  <Pages>81</Pages>
  <Words>20007</Words>
  <Characters>114042</Characters>
  <Application>Microsoft Office Word</Application>
  <DocSecurity>0</DocSecurity>
  <Lines>950</Lines>
  <Paragraphs>267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133782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Simeon Akanbi</dc:creator>
  <cp:keywords/>
  <dc:description/>
  <cp:lastModifiedBy>Simeon Akanbi</cp:lastModifiedBy>
  <cp:revision>9</cp:revision>
  <dcterms:created xsi:type="dcterms:W3CDTF">2026-07-28T16:49:00Z</dcterms:created>
  <dcterms:modified xsi:type="dcterms:W3CDTF">2026-08-10T13:22:00Z</dcterms:modified>
</cp:coreProperties>
</file>